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A2DC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jc w:val="center"/>
        <w:rPr>
          <w:rFonts w:hint="eastAsia" w:ascii="黑体" w:hAnsi="黑体" w:eastAsia="黑体" w:cs="黑体"/>
          <w:b/>
          <w:bCs/>
          <w:caps w:val="0"/>
          <w:color w:val="auto"/>
          <w:spacing w:val="0"/>
          <w:sz w:val="36"/>
          <w:szCs w:val="36"/>
        </w:rPr>
      </w:pPr>
      <w:bookmarkStart w:id="0" w:name="_GoBack"/>
      <w:bookmarkEnd w:id="0"/>
      <w:r>
        <w:rPr>
          <w:rStyle w:val="7"/>
          <w:rFonts w:hint="eastAsia" w:ascii="黑体" w:hAnsi="黑体" w:eastAsia="黑体" w:cs="黑体"/>
          <w:b/>
          <w:caps w:val="0"/>
          <w:color w:val="auto"/>
          <w:spacing w:val="0"/>
          <w:sz w:val="36"/>
          <w:szCs w:val="36"/>
          <w:shd w:val="clear" w:fill="FFFFFF"/>
        </w:rPr>
        <w:t>关于“阳光优采”平台供应商注册入驻的公告</w:t>
      </w:r>
    </w:p>
    <w:p w14:paraId="388EF3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为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更好的服务采购当事人，提高供应商入驻效率，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优化采购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营商环境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按照有关法律法规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，“阳光优采”平台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发布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供应商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入驻流程公告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现将相关事宜公告如下：</w:t>
      </w:r>
    </w:p>
    <w:p w14:paraId="3249C7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</w:p>
    <w:p w14:paraId="2CCAE9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一、入驻流程</w:t>
      </w:r>
    </w:p>
    <w:p w14:paraId="6196C3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供应商账号注册 --&gt; 供应商信用认证 --&gt;供应商资质认证与协议签订--&gt; 审核通过--&gt; 学习操作手册上架商品</w:t>
      </w:r>
    </w:p>
    <w:p w14:paraId="1F3EE8F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p w14:paraId="64FF26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二、入驻详细说明</w:t>
      </w:r>
    </w:p>
    <w:p w14:paraId="427C2A4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0" w:author="数据服务BU" w:date="2025-11-24T16:02:08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供应商</w:t>
      </w:r>
      <w:ins w:id="1" w:author="运营中心生态风控" w:date="2025-11-25T15:47:53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w:t>进入</w:t>
        </w:r>
      </w:ins>
      <w:ins w:id="2" w:author="运营中心生态风控" w:date="2025-11-25T15:48:0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w:t>平台</w:t>
        </w:r>
      </w:ins>
      <w:ins w:id="3" w:author="运营中心生态风控" w:date="2025-11-25T15:47:5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w:t>相应</w:t>
        </w:r>
      </w:ins>
      <w:ins w:id="4" w:author="运营中心生态风控" w:date="2025-11-25T15:47:5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w:t>专区</w:t>
        </w:r>
      </w:ins>
      <w:ins w:id="5" w:author="数据服务BU" w:date="2025-11-24T16:01:4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w:t>开始</w:t>
        </w:r>
      </w:ins>
      <w:ins w:id="6" w:author="数据服务BU" w:date="2025-11-24T16:00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</w:rPr>
          <w:t>注册</w:t>
        </w:r>
      </w:ins>
      <w:ins w:id="7" w:author="数据服务BU" w:date="2025-11-24T16:00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，如实填写企业基本信息、邮箱等，</w:t>
        </w:r>
      </w:ins>
      <w:ins w:id="8" w:author="数据服务BU" w:date="2025-11-24T16:00:48Z">
        <w:del w:id="9" w:author="运营中心生态风控" w:date="2025-11-26T16:42:46Z">
          <w:r>
            <w:rPr>
              <w:rFonts w:hint="eastAsia" w:ascii="黑体" w:hAnsi="黑体" w:eastAsia="黑体" w:cs="黑体"/>
              <w:i w:val="0"/>
              <w:iCs w:val="0"/>
              <w:caps w:val="0"/>
              <w:color w:val="auto"/>
              <w:spacing w:val="0"/>
              <w:sz w:val="21"/>
              <w:szCs w:val="21"/>
              <w:shd w:val="clear" w:fill="FFFFFF"/>
            </w:rPr>
            <w:delText>并</w:delText>
          </w:r>
        </w:del>
      </w:ins>
      <w:ins w:id="10" w:author="数据服务BU" w:date="2025-11-24T16:00:48Z">
        <w:del w:id="11" w:author="运营中心生态风控" w:date="2025-11-26T16:42:38Z">
          <w:r>
            <w:rPr>
              <w:rFonts w:hint="default" w:ascii="黑体" w:hAnsi="黑体" w:eastAsia="黑体" w:cs="黑体"/>
              <w:i w:val="0"/>
              <w:iCs w:val="0"/>
              <w:caps w:val="0"/>
              <w:color w:val="auto"/>
              <w:spacing w:val="0"/>
              <w:sz w:val="21"/>
              <w:szCs w:val="21"/>
              <w:shd w:val="clear" w:fill="FFFFFF"/>
              <w:lang w:val="en-US"/>
            </w:rPr>
            <w:delText>务必</w:delText>
          </w:r>
        </w:del>
      </w:ins>
      <w:ins w:id="12" w:author="运营中心生态风控" w:date="2025-11-26T16:42:3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认真</w:t>
        </w:r>
      </w:ins>
      <w:ins w:id="13" w:author="运营中心生态风控" w:date="2025-11-26T16:42:4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阅读</w:t>
        </w:r>
      </w:ins>
      <w:ins w:id="14" w:author="数据服务BU" w:date="2025-11-24T16:00:48Z">
        <w:del w:id="15" w:author="运营中心生态风控" w:date="2025-11-26T16:44:03Z">
          <w:r>
            <w:rPr>
              <w:rFonts w:hint="eastAsia" w:ascii="黑体" w:hAnsi="黑体" w:eastAsia="黑体" w:cs="黑体"/>
              <w:i w:val="0"/>
              <w:iCs w:val="0"/>
              <w:caps w:val="0"/>
              <w:color w:val="auto"/>
              <w:spacing w:val="0"/>
              <w:sz w:val="21"/>
              <w:szCs w:val="21"/>
              <w:shd w:val="clear" w:fill="FFFFFF"/>
            </w:rPr>
            <w:delText>勾选同意</w:delText>
          </w:r>
        </w:del>
      </w:ins>
      <w:ins w:id="16" w:author="数据服务BU" w:date="2025-11-24T16:00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平台的相关服务协议及隐私政策</w:t>
        </w:r>
      </w:ins>
      <w:ins w:id="17" w:author="运营中心生态风控" w:date="2025-11-26T16:44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并</w:t>
        </w:r>
      </w:ins>
      <w:ins w:id="18" w:author="运营中心生态风控" w:date="2025-11-26T16:44:5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按照</w:t>
        </w:r>
      </w:ins>
      <w:ins w:id="19" w:author="运营中心生态风控" w:date="2025-11-26T16:44:5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要求</w:t>
        </w:r>
      </w:ins>
      <w:ins w:id="20" w:author="运营中心生态风控" w:date="2025-11-26T16:44:5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勾选</w:t>
        </w:r>
      </w:ins>
      <w:ins w:id="21" w:author="运营中心生态风控" w:date="2025-11-26T16:50:0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同意</w:t>
        </w:r>
      </w:ins>
      <w:ins w:id="22" w:author="数据服务BU" w:date="2025-11-24T16:00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。</w:t>
        </w:r>
      </w:ins>
      <w:ins w:id="23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注册成功后，系统将</w:t>
        </w:r>
      </w:ins>
      <w:ins w:id="24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按照</w:t>
        </w:r>
      </w:ins>
      <w:ins w:id="25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为您</w:t>
        </w:r>
      </w:ins>
      <w:ins w:id="26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填写内容</w:t>
        </w:r>
      </w:ins>
      <w:ins w:id="27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生成平台登录账号与密码，</w:t>
        </w:r>
      </w:ins>
      <w:ins w:id="28" w:author="数据服务BU" w:date="2025-11-24T16:0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highlight w:val="none"/>
            <w:shd w:val="clear" w:fill="FFFFFF"/>
          </w:rPr>
          <w:t>并通过系统消息及邮件（若填写）</w:t>
        </w:r>
      </w:ins>
      <w:ins w:id="29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同步发送《供应商入驻标准要求》、</w:t>
        </w:r>
      </w:ins>
      <w:ins w:id="30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《</w:t>
        </w:r>
      </w:ins>
      <w:ins w:id="31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操作手册</w:t>
        </w:r>
      </w:ins>
      <w:ins w:id="32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》</w:t>
        </w:r>
      </w:ins>
      <w:ins w:id="33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、培训</w:t>
        </w:r>
      </w:ins>
      <w:ins w:id="34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材料</w:t>
        </w:r>
      </w:ins>
      <w:ins w:id="35" w:author="运营中心生态风控" w:date="2025-11-25T15:46:2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及《移动证书办理须知》等重要文件</w:t>
        </w:r>
      </w:ins>
      <w:ins w:id="36" w:author="数据服务BU" w:date="2025-11-24T16:02:3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。</w:t>
        </w:r>
      </w:ins>
    </w:p>
    <w:p w14:paraId="0F8DFAA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37" w:author="数据服务BU" w:date="2025-11-24T16:06:06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38" w:author="数据服务BU" w:date="2025-11-24T16:03:0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使用下发的账号密码登录“阳光优采”专区工作台，</w:t>
        </w:r>
      </w:ins>
      <w:ins w:id="39" w:author="数据服务BU" w:date="2025-11-24T16:03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据平台指引，</w:t>
        </w:r>
      </w:ins>
      <w:ins w:id="40" w:author="运营中心生态风控" w:date="2025-11-25T15:06:5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完成“全国企业采购交易寻源询价系统”的供应商信用认证</w:t>
        </w:r>
      </w:ins>
      <w:ins w:id="41" w:author="运营中心生态风控" w:date="2025-11-25T15:07:0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，</w:t>
        </w:r>
      </w:ins>
      <w:ins w:id="42" w:author="运营中心生态风控" w:date="2025-11-25T15:18:5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再</w:t>
        </w:r>
      </w:ins>
      <w:ins w:id="43" w:author="数据服务BU" w:date="2025-11-24T16:03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填写企业</w:t>
        </w:r>
      </w:ins>
      <w:ins w:id="44" w:author="数据服务BU" w:date="2025-11-24T16:03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相关信息、指标</w:t>
        </w:r>
      </w:ins>
      <w:ins w:id="45" w:author="数据服务BU" w:date="2025-11-24T16:03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，并上传所有必需的资质证明文件</w:t>
        </w:r>
      </w:ins>
      <w:ins w:id="46" w:author="运营中心生态风控" w:date="2025-11-25T15:45:2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（</w:t>
        </w:r>
      </w:ins>
      <w:ins w:id="47" w:author="运营中心生态风控" w:date="2025-11-25T15:45:2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所有资料需加盖公章</w:t>
        </w:r>
      </w:ins>
      <w:ins w:id="48" w:author="运营中心生态风控" w:date="2025-11-25T15:45:2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eastAsia="zh-CN"/>
          </w:rPr>
          <w:t>）</w:t>
        </w:r>
      </w:ins>
      <w:ins w:id="49" w:author="数据服务BU" w:date="2025-11-24T16:06:0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。</w:t>
        </w:r>
      </w:ins>
    </w:p>
    <w:p w14:paraId="1B7B060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50" w:author="数据服务BU" w:date="2025-11-24T16:07:28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51" w:author="数据服务BU" w:date="2025-11-24T16:06:3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系统进入人工审核环节，由</w:t>
        </w:r>
      </w:ins>
      <w:ins w:id="52" w:author="数据服务BU" w:date="2025-11-24T16:06:3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平台</w:t>
        </w:r>
      </w:ins>
      <w:ins w:id="53" w:author="数据服务BU" w:date="2025-11-24T16:06:3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审核专员对资质的真实性、符合性与完整性进行最终核定。</w:t>
        </w:r>
      </w:ins>
      <w:ins w:id="54" w:author="数据服务BU" w:date="2025-11-24T16:07:13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审核</w:t>
        </w:r>
      </w:ins>
      <w:ins w:id="55" w:author="数据服务BU" w:date="2025-11-24T16:07:1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结果</w:t>
        </w:r>
      </w:ins>
      <w:ins w:id="56" w:author="数据服务BU" w:date="2025-11-24T16:07:2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p w14:paraId="735F99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57" w:author="数据服务BU" w:date="2025-11-24T16:08:00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58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* </w:t>
        </w:r>
      </w:ins>
      <w:ins w:id="59" w:author="数据服务BU" w:date="2025-11-24T16:06:54Z">
        <w:r>
          <w:rPr>
            <w:rStyle w:val="7"/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审核通过</w:t>
        </w:r>
      </w:ins>
      <w:ins w:id="60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：</w:t>
        </w:r>
      </w:ins>
      <w:ins w:id="61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系统将发出审核通过通知</w:t>
        </w:r>
      </w:ins>
      <w:ins w:id="62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。</w:t>
        </w:r>
      </w:ins>
      <w:ins w:id="63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br w:type="textWrapping"/>
        </w:r>
      </w:ins>
      <w:ins w:id="64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* </w:t>
        </w:r>
      </w:ins>
      <w:ins w:id="65" w:author="数据服务BU" w:date="2025-11-24T16:06:54Z">
        <w:r>
          <w:rPr>
            <w:rStyle w:val="7"/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审核不通过</w:t>
        </w:r>
      </w:ins>
      <w:ins w:id="66" w:author="数据服务BU" w:date="2025-11-24T16:06:54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：</w:t>
        </w:r>
      </w:ins>
      <w:ins w:id="67" w:author="数据服务BU" w:date="2025-11-24T16:06:5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系统及邮件将明确告知不通过的具体原因。请根据提示在</w:t>
        </w:r>
      </w:ins>
      <w:ins w:id="68" w:author="数据服务BU" w:date="2025-11-24T16:06:54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30个自然日</w:t>
        </w:r>
      </w:ins>
      <w:ins w:id="69" w:author="数据服务BU" w:date="2025-11-24T16:06:5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内完成整改并重新提交申请。</w:t>
        </w:r>
      </w:ins>
      <w:ins w:id="70" w:author="数据服务BU" w:date="2025-11-24T16:03:0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br w:type="textWrapping"/>
        </w:r>
      </w:ins>
      <w:ins w:id="71" w:author="数据服务BU" w:date="2025-11-24T16:07:5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4、</w:t>
        </w:r>
      </w:ins>
      <w:ins w:id="72" w:author="数据服务BU" w:date="2025-11-24T16:08:0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平台将在供应商信息、</w:t>
        </w:r>
      </w:ins>
      <w:ins w:id="73" w:author="数据服务BU" w:date="2025-11-24T16:08:0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 </w:t>
        </w:r>
      </w:ins>
      <w:ins w:id="74" w:author="数据服务BU" w:date="2025-11-24T16:08:0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资质审核过程中，由平台专员负责同步与供应商进行合作协议的签署。</w:t>
        </w:r>
      </w:ins>
      <w:ins w:id="75" w:author="数据服务BU" w:date="2025-11-24T16:08:35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协议生效且资质认证全部完成后，您的供应商状态将正式变更为“审核通过”，平台即为您</w:t>
        </w:r>
      </w:ins>
      <w:ins w:id="76" w:author="数据服务BU" w:date="2025-11-24T16:08:35Z">
        <w:r>
          <w:rPr>
            <w:rStyle w:val="7"/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开放商品上架权限</w:t>
        </w:r>
      </w:ins>
      <w:ins w:id="77" w:author="数据服务BU" w:date="2025-11-24T16:08:35Z">
        <w:r>
          <w:rPr>
            <w:rFonts w:hint="eastAsia" w:ascii="黑体" w:hAnsi="黑体" w:eastAsia="黑体" w:cs="黑体"/>
            <w:b w:val="0"/>
            <w:bCs w:val="0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</w:rPr>
          <w:t>。</w:t>
        </w:r>
      </w:ins>
    </w:p>
    <w:p w14:paraId="696869C5"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78" w:author="数据服务BU" w:date="2025-11-24T16:11:56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79" w:author="数据服务BU" w:date="2025-11-24T16:10:00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5、</w:t>
        </w:r>
      </w:ins>
      <w:ins w:id="80" w:author="数据服务BU" w:date="2025-11-24T16:09:4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供应商</w:t>
        </w:r>
      </w:ins>
      <w:ins w:id="81" w:author="数据服务BU" w:date="2025-11-24T16:09:4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上架</w:t>
        </w:r>
      </w:ins>
      <w:ins w:id="82" w:author="数据服务BU" w:date="2025-11-24T16:09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商品</w:t>
        </w:r>
      </w:ins>
      <w:ins w:id="83" w:author="数据服务BU" w:date="2025-11-24T16:09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。</w:t>
        </w:r>
      </w:ins>
    </w:p>
    <w:p w14:paraId="3B1DBBFB"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84" w:author="运营中心生态风控" w:date="2025-11-25T15:33:55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85" w:author="运营中心生态风控" w:date="2025-11-25T15:32:2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供应</w:t>
        </w:r>
      </w:ins>
      <w:ins w:id="86" w:author="运营中心生态风控" w:date="2025-11-25T15:32:3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商</w:t>
        </w:r>
      </w:ins>
      <w:ins w:id="87" w:author="运营中心生态风控" w:date="2025-11-25T15:32:3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信用</w:t>
        </w:r>
      </w:ins>
      <w:ins w:id="88" w:author="运营中心生态风控" w:date="2025-11-25T15:32:3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认证</w:t>
        </w:r>
      </w:ins>
      <w:ins w:id="89" w:author="运营中心生态风控" w:date="2025-11-25T15:32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3704"/>
      </w:tblGrid>
      <w:tr w14:paraId="1E847AB4">
        <w:trPr>
          <w:ins w:id="90" w:author="运营中心生态风控" w:date="2025-11-25T15:33:55Z"/>
        </w:trPr>
        <w:tc>
          <w:tcPr>
            <w:tcW w:w="4818" w:type="dxa"/>
          </w:tcPr>
          <w:p w14:paraId="3D54EA17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91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92" w:author="运营中心生态风控" w:date="2025-11-25T15:35:2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企业</w:t>
              </w:r>
            </w:ins>
            <w:ins w:id="93" w:author="运营中心生态风控" w:date="2025-11-25T15:35:2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工商</w:t>
              </w:r>
            </w:ins>
            <w:ins w:id="94" w:author="运营中心生态风控" w:date="2025-11-25T15:35:22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营业</w:t>
              </w:r>
            </w:ins>
            <w:ins w:id="95" w:author="运营中心生态风控" w:date="2025-11-25T15:35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执照</w:t>
              </w:r>
            </w:ins>
          </w:p>
        </w:tc>
        <w:tc>
          <w:tcPr>
            <w:tcW w:w="3704" w:type="dxa"/>
          </w:tcPr>
          <w:p w14:paraId="0816B0FF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96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97" w:author="运营中心生态风控" w:date="2025-11-25T15:35:5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</w:rPr>
                <w:t>全国企业采购交易寻源询价系统</w:t>
              </w:r>
            </w:ins>
          </w:p>
        </w:tc>
      </w:tr>
      <w:tr w14:paraId="6A26DDC7">
        <w:trPr>
          <w:ins w:id="98" w:author="运营中心生态风控" w:date="2025-11-25T15:33:55Z"/>
        </w:trPr>
        <w:tc>
          <w:tcPr>
            <w:tcW w:w="4818" w:type="dxa"/>
          </w:tcPr>
          <w:p w14:paraId="744B38F0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99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00" w:author="运营中心生态风控" w:date="2025-11-25T15:35:3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法人</w:t>
              </w:r>
            </w:ins>
            <w:ins w:id="101" w:author="运营中心生态风控" w:date="2025-11-25T15:35:3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身份证</w:t>
              </w:r>
            </w:ins>
            <w:ins w:id="102" w:author="运营中心生态风控" w:date="2025-11-25T15:35:3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照片</w:t>
              </w:r>
            </w:ins>
          </w:p>
        </w:tc>
        <w:tc>
          <w:tcPr>
            <w:tcW w:w="3704" w:type="dxa"/>
          </w:tcPr>
          <w:p w14:paraId="078EC22C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03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04" w:author="运营中心生态风控" w:date="2025-11-25T15:35:5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</w:rPr>
                <w:t>全国企业采购交易寻源询价系统</w:t>
              </w:r>
            </w:ins>
          </w:p>
        </w:tc>
      </w:tr>
      <w:tr w14:paraId="1F54A36E">
        <w:trPr>
          <w:ins w:id="105" w:author="运营中心生态风控" w:date="2025-11-25T15:33:55Z"/>
        </w:trPr>
        <w:tc>
          <w:tcPr>
            <w:tcW w:w="4818" w:type="dxa"/>
          </w:tcPr>
          <w:p w14:paraId="661F10AE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06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07" w:author="运营中心生态风控" w:date="2025-11-25T15:35:4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企业</w:t>
              </w:r>
            </w:ins>
            <w:ins w:id="108" w:author="运营中心生态风控" w:date="2025-11-25T15:35:4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授权书</w:t>
              </w:r>
            </w:ins>
          </w:p>
        </w:tc>
        <w:tc>
          <w:tcPr>
            <w:tcW w:w="3704" w:type="dxa"/>
          </w:tcPr>
          <w:p w14:paraId="6A0DA29C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09" w:author="运营中心生态风控" w:date="2025-11-25T15:33:5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10" w:author="运营中心生态风控" w:date="2025-11-25T15:35:5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</w:rPr>
                <w:t>全国企业采购交易寻源询价系统</w:t>
              </w:r>
            </w:ins>
          </w:p>
        </w:tc>
      </w:tr>
    </w:tbl>
    <w:p w14:paraId="706B37B3"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111" w:author="数据服务BU" w:date="2025-11-24T16:12:03Z"/>
          <w:rFonts w:hint="default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112" w:author="运营中心生态风控" w:date="2025-11-25T15:34:0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供应商</w:t>
        </w:r>
      </w:ins>
      <w:ins w:id="113" w:author="运营中心生态风控" w:date="2025-11-25T15:34:0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资质</w:t>
        </w:r>
      </w:ins>
      <w:ins w:id="114" w:author="运营中心生态风控" w:date="2025-11-25T15:34:0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认证</w:t>
        </w:r>
      </w:ins>
      <w:ins w:id="115" w:author="黄张育" w:date="2025-11-26T15:34:09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（</w:t>
        </w:r>
      </w:ins>
      <w:ins w:id="116" w:author="黄张育" w:date="2025-11-26T15:35:28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以</w:t>
        </w:r>
      </w:ins>
      <w:ins w:id="117" w:author="黄张育" w:date="2025-11-26T15:34:13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客户</w:t>
        </w:r>
      </w:ins>
      <w:ins w:id="118" w:author="黄张育" w:date="2025-11-26T15:34:14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确认</w:t>
        </w:r>
      </w:ins>
      <w:ins w:id="119" w:author="黄张育" w:date="2025-11-26T15:34:15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的</w:t>
        </w:r>
      </w:ins>
      <w:ins w:id="120" w:author="黄张育" w:date="2025-11-26T15:34:16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最终</w:t>
        </w:r>
      </w:ins>
      <w:ins w:id="121" w:author="黄张育" w:date="2025-11-26T15:34:31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入驻</w:t>
        </w:r>
      </w:ins>
      <w:ins w:id="122" w:author="黄张育" w:date="2025-11-26T15:34:33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标准</w:t>
        </w:r>
      </w:ins>
      <w:ins w:id="123" w:author="黄张育" w:date="2025-11-26T15:34:34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要求</w:t>
        </w:r>
      </w:ins>
      <w:ins w:id="124" w:author="黄张育" w:date="2025-11-26T15:34:35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C00000"/>
            <w:spacing w:val="0"/>
            <w:sz w:val="21"/>
            <w:szCs w:val="21"/>
            <w:shd w:val="clear" w:fill="FFFFFF"/>
            <w:lang w:val="en-US" w:eastAsia="zh-CN"/>
          </w:rPr>
          <w:t>为准</w:t>
        </w:r>
      </w:ins>
      <w:ins w:id="125" w:author="黄张育" w:date="2025-11-26T15:34:09Z">
        <w:r>
          <w:rPr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）</w:t>
        </w:r>
      </w:ins>
      <w:ins w:id="126" w:author="运营中心生态风控" w:date="2025-11-25T15:34:0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3704"/>
      </w:tblGrid>
      <w:tr w14:paraId="2DFA043C">
        <w:trPr>
          <w:ins w:id="127" w:author="数据服务BU" w:date="2025-11-24T16:12:12Z"/>
        </w:trPr>
        <w:tc>
          <w:tcPr>
            <w:tcW w:w="4818" w:type="dxa"/>
          </w:tcPr>
          <w:p w14:paraId="6E748B22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28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29" w:author="数据服务BU" w:date="2025-11-24T16:18:02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《</w:t>
              </w:r>
            </w:ins>
            <w:ins w:id="130" w:author="数据服务BU" w:date="2025-11-24T16:18:0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企业</w:t>
              </w:r>
            </w:ins>
            <w:ins w:id="131" w:author="数据服务BU" w:date="2025-11-24T16:18:0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法人</w:t>
              </w:r>
            </w:ins>
            <w:ins w:id="132" w:author="数据服务BU" w:date="2025-11-24T16:18:1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营业</w:t>
              </w:r>
            </w:ins>
            <w:ins w:id="133" w:author="数据服务BU" w:date="2025-11-24T16:18:12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执照</w:t>
              </w:r>
            </w:ins>
            <w:ins w:id="134" w:author="数据服务BU" w:date="2025-11-24T16:18:1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》</w:t>
              </w:r>
            </w:ins>
            <w:ins w:id="135" w:author="数据服务BU" w:date="2025-11-24T16:18:1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副本</w:t>
              </w:r>
            </w:ins>
            <w:ins w:id="136" w:author="数据服务BU" w:date="2025-11-24T16:13:4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扫描件</w:t>
              </w:r>
            </w:ins>
          </w:p>
        </w:tc>
        <w:tc>
          <w:tcPr>
            <w:tcW w:w="3704" w:type="dxa"/>
          </w:tcPr>
          <w:p w14:paraId="2F5BEB43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37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38" w:author="运营中心生态风控" w:date="2025-11-25T11:19:2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139" w:author="运营中心生态风控" w:date="2025-11-25T15:30:4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  <w:tr w14:paraId="1A72DD08">
        <w:trPr>
          <w:ins w:id="140" w:author="数据服务BU" w:date="2025-11-24T16:12:12Z"/>
        </w:trPr>
        <w:tc>
          <w:tcPr>
            <w:tcW w:w="4818" w:type="dxa"/>
          </w:tcPr>
          <w:p w14:paraId="2EF01A66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41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42" w:author="数据服务BU" w:date="2025-11-24T16:12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法</w:t>
              </w:r>
            </w:ins>
            <w:ins w:id="143" w:author="数据服务BU" w:date="2025-11-24T16:18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定</w:t>
              </w:r>
            </w:ins>
            <w:ins w:id="144" w:author="数据服务BU" w:date="2025-11-24T16:18:2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代表</w:t>
              </w:r>
            </w:ins>
            <w:ins w:id="145" w:author="数据服务BU" w:date="2025-11-24T16:12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人</w:t>
              </w:r>
            </w:ins>
            <w:ins w:id="146" w:author="数据服务BU" w:date="2025-11-24T16:12:4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身份证</w:t>
              </w:r>
            </w:ins>
            <w:ins w:id="147" w:author="数据服务BU" w:date="2025-11-24T16:13:5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扫描件</w:t>
              </w:r>
            </w:ins>
          </w:p>
        </w:tc>
        <w:tc>
          <w:tcPr>
            <w:tcW w:w="3704" w:type="dxa"/>
          </w:tcPr>
          <w:p w14:paraId="36630DBC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48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49" w:author="运营中心生态风控" w:date="2025-11-25T11:19:2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150" w:author="运营中心生态风控" w:date="2025-11-25T15:30:4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  <w:tr w14:paraId="321AABBE">
        <w:trPr>
          <w:ins w:id="151" w:author="数据服务BU" w:date="2025-11-24T16:18:45Z"/>
        </w:trPr>
        <w:tc>
          <w:tcPr>
            <w:tcW w:w="4818" w:type="dxa"/>
          </w:tcPr>
          <w:p w14:paraId="2E330732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52" w:author="数据服务BU" w:date="2025-11-24T16:18:4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53" w:author="数据服务BU" w:date="2025-11-24T16:19:0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《</w:t>
              </w:r>
            </w:ins>
            <w:ins w:id="154" w:author="数据服务BU" w:date="2025-11-24T16:19:0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增值税</w:t>
              </w:r>
            </w:ins>
            <w:ins w:id="155" w:author="数据服务BU" w:date="2025-11-24T16:19:1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一般</w:t>
              </w:r>
            </w:ins>
            <w:ins w:id="156" w:author="数据服务BU" w:date="2025-11-24T16:19:1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纳税人</w:t>
              </w:r>
            </w:ins>
            <w:ins w:id="157" w:author="数据服务BU" w:date="2025-11-24T16:19:1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资格</w:t>
              </w:r>
            </w:ins>
            <w:ins w:id="158" w:author="数据服务BU" w:date="2025-11-24T16:19:1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证明</w:t>
              </w:r>
            </w:ins>
            <w:ins w:id="159" w:author="数据服务BU" w:date="2025-11-24T16:19:1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》</w:t>
              </w:r>
            </w:ins>
            <w:ins w:id="160" w:author="数据服务BU" w:date="2025-11-24T16:19:1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或</w:t>
              </w:r>
            </w:ins>
            <w:ins w:id="161" w:author="数据服务BU" w:date="2025-11-24T16:19:2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近期</w:t>
              </w:r>
            </w:ins>
            <w:ins w:id="162" w:author="数据服务BU" w:date="2025-11-24T16:19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开立</w:t>
              </w:r>
            </w:ins>
            <w:ins w:id="163" w:author="数据服务BU" w:date="2025-11-24T16:19:3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增值税</w:t>
              </w:r>
            </w:ins>
            <w:ins w:id="164" w:author="数据服务BU" w:date="2025-11-24T16:19:3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专用</w:t>
              </w:r>
            </w:ins>
            <w:ins w:id="165" w:author="数据服务BU" w:date="2025-11-24T16:19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发票</w:t>
              </w:r>
            </w:ins>
            <w:ins w:id="166" w:author="数据服务BU" w:date="2025-11-24T16:19:4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样张</w:t>
              </w:r>
            </w:ins>
          </w:p>
        </w:tc>
        <w:tc>
          <w:tcPr>
            <w:tcW w:w="3704" w:type="dxa"/>
          </w:tcPr>
          <w:p w14:paraId="61C08DEA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67" w:author="数据服务BU" w:date="2025-11-24T16:18:45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68" w:author="运营中心生态风控" w:date="2025-11-25T11:19:2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169" w:author="运营中心生态风控" w:date="2025-11-25T15:30:4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  <w:tr w14:paraId="666FC5F4">
        <w:trPr>
          <w:ins w:id="170" w:author="数据服务BU" w:date="2025-11-24T16:20:46Z"/>
        </w:trPr>
        <w:tc>
          <w:tcPr>
            <w:tcW w:w="4818" w:type="dxa"/>
          </w:tcPr>
          <w:p w14:paraId="27A7B2EC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71" w:author="数据服务BU" w:date="2025-11-24T16:21:27Z"/>
                <w:rFonts w:hint="eastAsia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72" w:author="数据服务BU" w:date="2025-11-24T16:20:5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自有</w:t>
              </w:r>
            </w:ins>
            <w:ins w:id="173" w:author="数据服务BU" w:date="2025-11-24T16:21:0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品牌</w:t>
              </w:r>
            </w:ins>
            <w:ins w:id="174" w:author="数据服务BU" w:date="2025-11-24T16:21:0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提供</w:t>
              </w:r>
            </w:ins>
            <w:ins w:id="175" w:author="数据服务BU" w:date="2025-11-24T16:21:0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《</w:t>
              </w:r>
            </w:ins>
            <w:ins w:id="176" w:author="数据服务BU" w:date="2025-11-24T16:21:1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商标</w:t>
              </w:r>
            </w:ins>
            <w:ins w:id="177" w:author="数据服务BU" w:date="2025-11-24T16:21:15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注册证</w:t>
              </w:r>
            </w:ins>
            <w:ins w:id="178" w:author="数据服务BU" w:date="2025-11-24T16:21:1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》</w:t>
              </w:r>
            </w:ins>
            <w:ins w:id="179" w:author="数据服务BU" w:date="2025-11-24T16:21:2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。</w:t>
              </w:r>
            </w:ins>
          </w:p>
          <w:p w14:paraId="218A6792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80" w:author="数据服务BU" w:date="2025-11-24T16:20:46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81" w:author="数据服务BU" w:date="2025-11-24T16:21:2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代理</w:t>
              </w:r>
            </w:ins>
            <w:ins w:id="182" w:author="数据服务BU" w:date="2025-11-24T16:21:32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/</w:t>
              </w:r>
            </w:ins>
            <w:ins w:id="183" w:author="数据服务BU" w:date="2025-11-24T16:21:3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授权</w:t>
              </w:r>
            </w:ins>
            <w:ins w:id="184" w:author="数据服务BU" w:date="2025-11-24T16:21:3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品牌</w:t>
              </w:r>
            </w:ins>
            <w:ins w:id="185" w:author="数据服务BU" w:date="2025-11-24T16:21:4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提供</w:t>
              </w:r>
            </w:ins>
            <w:ins w:id="186" w:author="数据服务BU" w:date="2025-11-24T16:21:5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品牌</w:t>
              </w:r>
            </w:ins>
            <w:ins w:id="187" w:author="数据服务BU" w:date="2025-11-24T16:22:0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授权书</w:t>
              </w:r>
            </w:ins>
          </w:p>
        </w:tc>
        <w:tc>
          <w:tcPr>
            <w:tcW w:w="3704" w:type="dxa"/>
          </w:tcPr>
          <w:p w14:paraId="76E9A430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88" w:author="数据服务BU" w:date="2025-11-24T16:20:46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89" w:author="运营中心生态风控" w:date="2025-11-25T11:19:2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190" w:author="运营中心生态风控" w:date="2025-11-25T15:30:4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  <w:tr w14:paraId="164B7572">
        <w:trPr>
          <w:ins w:id="191" w:author="数据服务BU" w:date="2025-11-24T16:23:07Z"/>
        </w:trPr>
        <w:tc>
          <w:tcPr>
            <w:tcW w:w="4818" w:type="dxa"/>
          </w:tcPr>
          <w:p w14:paraId="17B65BDE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192" w:author="数据服务BU" w:date="2025-11-24T16:23:07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193" w:author="数据服务BU" w:date="2025-11-24T16:23:2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提供</w:t>
              </w:r>
            </w:ins>
            <w:ins w:id="194" w:author="数据服务BU" w:date="2025-11-24T16:23:2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《</w:t>
              </w:r>
            </w:ins>
            <w:ins w:id="195" w:author="数据服务BU" w:date="2025-11-24T16:23:3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产品</w:t>
              </w:r>
            </w:ins>
            <w:ins w:id="196" w:author="数据服务BU" w:date="2025-11-24T16:23:3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质量</w:t>
              </w:r>
            </w:ins>
            <w:ins w:id="197" w:author="数据服务BU" w:date="2025-11-24T16:23:3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检查</w:t>
              </w:r>
            </w:ins>
            <w:ins w:id="198" w:author="数据服务BU" w:date="2025-11-24T16:23:3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报告</w:t>
              </w:r>
            </w:ins>
            <w:ins w:id="199" w:author="数据服务BU" w:date="2025-11-24T16:23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》</w:t>
              </w:r>
            </w:ins>
          </w:p>
        </w:tc>
        <w:tc>
          <w:tcPr>
            <w:tcW w:w="3704" w:type="dxa"/>
          </w:tcPr>
          <w:p w14:paraId="2800E71D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00" w:author="数据服务BU" w:date="2025-11-24T16:23:07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01" w:author="运营中心生态风控" w:date="2025-11-25T11:19:2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202" w:author="运营中心生态风控" w:date="2025-11-25T15:30:4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  <w:tr w14:paraId="4D7E2DE3">
        <w:trPr>
          <w:ins w:id="203" w:author="数据服务BU" w:date="2025-11-24T16:12:12Z"/>
        </w:trPr>
        <w:tc>
          <w:tcPr>
            <w:tcW w:w="4818" w:type="dxa"/>
          </w:tcPr>
          <w:p w14:paraId="0564A65D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04" w:author="数据服务BU" w:date="2025-11-24T16:14:44Z"/>
                <w:rFonts w:hint="eastAsia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05" w:author="数据服务BU" w:date="2025-11-24T16:14:2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财务</w:t>
              </w:r>
            </w:ins>
            <w:ins w:id="206" w:author="数据服务BU" w:date="2025-11-24T16:14:3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状况</w:t>
              </w:r>
            </w:ins>
            <w:ins w:id="207" w:author="数据服务BU" w:date="2025-11-24T16:14:3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报告</w:t>
              </w:r>
            </w:ins>
            <w:ins w:id="208" w:author="数据服务BU" w:date="2025-11-24T16:14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等</w:t>
              </w:r>
            </w:ins>
            <w:ins w:id="209" w:author="数据服务BU" w:date="2025-11-24T16:14:4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相关材料</w:t>
              </w:r>
            </w:ins>
            <w:ins w:id="210" w:author="数据服务BU" w:date="2025-11-24T16:14:4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：</w:t>
              </w:r>
            </w:ins>
          </w:p>
          <w:p w14:paraId="7C1BE238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11" w:author="数据服务BU" w:date="2025-11-24T16:15:40Z"/>
                <w:rFonts w:hint="eastAsia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12" w:author="数据服务BU" w:date="2025-11-24T16:23:4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近</w:t>
              </w:r>
            </w:ins>
            <w:ins w:id="213" w:author="数据服务BU" w:date="2025-11-24T16:15:0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一</w:t>
              </w:r>
            </w:ins>
            <w:ins w:id="214" w:author="数据服务BU" w:date="2025-11-24T16:15:1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年度</w:t>
              </w:r>
            </w:ins>
            <w:ins w:id="215" w:author="数据服务BU" w:date="2025-11-24T16:15:1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的经</w:t>
              </w:r>
            </w:ins>
            <w:ins w:id="216" w:author="数据服务BU" w:date="2025-11-24T16:15:1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第三方</w:t>
              </w:r>
            </w:ins>
            <w:ins w:id="217" w:author="数据服务BU" w:date="2025-11-24T16:15:2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会计</w:t>
              </w:r>
            </w:ins>
            <w:ins w:id="218" w:author="数据服务BU" w:date="2025-11-24T16:15:2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事务所</w:t>
              </w:r>
            </w:ins>
            <w:ins w:id="219" w:author="数据服务BU" w:date="2025-11-24T16:15:3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审计</w:t>
              </w:r>
            </w:ins>
            <w:ins w:id="220" w:author="数据服务BU" w:date="2025-11-24T16:15:3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的</w:t>
              </w:r>
            </w:ins>
            <w:ins w:id="221" w:author="数据服务BU" w:date="2025-11-24T16:15:3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财务</w:t>
              </w:r>
            </w:ins>
            <w:ins w:id="222" w:author="数据服务BU" w:date="2025-11-24T16:15:3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报告</w:t>
              </w:r>
            </w:ins>
            <w:ins w:id="223" w:author="数据服务BU" w:date="2025-11-24T16:15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扫描件</w:t>
              </w:r>
            </w:ins>
            <w:ins w:id="224" w:author="数据服务BU" w:date="2025-11-24T16:15:4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。</w:t>
              </w:r>
            </w:ins>
          </w:p>
          <w:p w14:paraId="09D54559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25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26" w:author="数据服务BU" w:date="2025-11-24T16:24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提供</w:t>
              </w:r>
            </w:ins>
            <w:ins w:id="227" w:author="数据服务BU" w:date="2025-11-24T16:24:2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银行</w:t>
              </w:r>
            </w:ins>
            <w:ins w:id="228" w:author="数据服务BU" w:date="2025-11-24T16:24:3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资信</w:t>
              </w:r>
            </w:ins>
            <w:ins w:id="229" w:author="数据服务BU" w:date="2025-11-24T16:24:3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证明</w:t>
              </w:r>
            </w:ins>
            <w:ins w:id="230" w:author="数据服务BU" w:date="2025-11-24T16:24:3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或</w:t>
              </w:r>
            </w:ins>
            <w:ins w:id="231" w:author="数据服务BU" w:date="2025-11-24T16:24:3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企业</w:t>
              </w:r>
            </w:ins>
            <w:ins w:id="232" w:author="数据服务BU" w:date="2025-11-24T16:24:3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征信</w:t>
              </w:r>
            </w:ins>
            <w:ins w:id="233" w:author="数据服务BU" w:date="2025-11-24T16:24:3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报告</w:t>
              </w:r>
            </w:ins>
            <w:ins w:id="234" w:author="数据服务BU" w:date="2025-11-24T16:16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。</w:t>
              </w:r>
            </w:ins>
          </w:p>
        </w:tc>
        <w:tc>
          <w:tcPr>
            <w:tcW w:w="3704" w:type="dxa"/>
          </w:tcPr>
          <w:p w14:paraId="382791B7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35" w:author="数据服务BU" w:date="2025-11-24T16:12:12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36" w:author="运营中心生态风控" w:date="2025-11-25T11:19:2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237" w:author="运营中心生态风控" w:date="2025-11-25T15:30:48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  <w:ins w:id="238" w:author="运营中心生态风控" w:date="2025-11-25T15:20:1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（</w:t>
              </w:r>
            </w:ins>
            <w:ins w:id="239" w:author="数据服务BU" w:date="2025-11-24T16:16:3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A</w:t>
              </w:r>
            </w:ins>
            <w:ins w:id="240" w:author="数据服务BU" w:date="2025-11-24T16:16:3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、</w:t>
              </w:r>
            </w:ins>
            <w:ins w:id="241" w:author="数据服务BU" w:date="2025-11-24T16:16:4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B</w:t>
              </w:r>
            </w:ins>
            <w:ins w:id="242" w:author="数据服务BU" w:date="2025-11-24T16:16:4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两项</w:t>
              </w:r>
            </w:ins>
            <w:ins w:id="243" w:author="数据服务BU" w:date="2025-11-24T16:16:47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提供</w:t>
              </w:r>
            </w:ins>
            <w:ins w:id="244" w:author="数据服务BU" w:date="2025-11-24T16:16:49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任意</w:t>
              </w:r>
            </w:ins>
            <w:ins w:id="245" w:author="数据服务BU" w:date="2025-11-24T16:16:51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一项</w:t>
              </w:r>
            </w:ins>
            <w:ins w:id="246" w:author="数据服务BU" w:date="2025-11-24T16:16:5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均可</w:t>
              </w:r>
            </w:ins>
            <w:ins w:id="247" w:author="运营中心生态风控" w:date="2025-11-25T15:20:2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）</w:t>
              </w:r>
            </w:ins>
          </w:p>
        </w:tc>
      </w:tr>
      <w:tr w14:paraId="7C5EF4D4">
        <w:trPr>
          <w:ins w:id="248" w:author="数据服务BU" w:date="2025-11-24T16:26:10Z"/>
        </w:trPr>
        <w:tc>
          <w:tcPr>
            <w:tcW w:w="4818" w:type="dxa"/>
          </w:tcPr>
          <w:p w14:paraId="231A10AF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49" w:author="数据服务BU" w:date="2025-11-24T16:26:10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50" w:author="数据服务BU" w:date="2025-11-24T16:26:13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仓储</w:t>
              </w:r>
            </w:ins>
            <w:ins w:id="251" w:author="数据服务BU" w:date="2025-11-24T16:26:14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物流</w:t>
              </w:r>
            </w:ins>
          </w:p>
        </w:tc>
        <w:tc>
          <w:tcPr>
            <w:tcW w:w="3704" w:type="dxa"/>
          </w:tcPr>
          <w:p w14:paraId="2D63FB2B">
            <w:pPr>
              <w:pStyle w:val="3"/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ins w:id="252" w:author="数据服务BU" w:date="2025-11-24T16:26:10Z"/>
                <w:rFonts w:hint="default" w:ascii="黑体" w:hAnsi="黑体" w:eastAsia="黑体" w:cs="黑体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ins w:id="253" w:author="运营中心生态风控" w:date="2025-11-25T11:19:26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根据项目要求</w:t>
              </w:r>
            </w:ins>
            <w:ins w:id="254" w:author="运营中心生态风控" w:date="2025-11-25T15:30:50Z">
              <w:r>
                <w:rPr>
                  <w:rFonts w:hint="eastAsia" w:ascii="黑体" w:hAnsi="黑体" w:eastAsia="黑体" w:cs="黑体"/>
                  <w:i w:val="0"/>
                  <w:iCs w:val="0"/>
                  <w:caps w:val="0"/>
                  <w:color w:val="auto"/>
                  <w:spacing w:val="0"/>
                  <w:sz w:val="21"/>
                  <w:szCs w:val="21"/>
                  <w:shd w:val="clear" w:fill="FFFFFF"/>
                  <w:vertAlign w:val="baseline"/>
                  <w:lang w:val="en-US" w:eastAsia="zh-CN"/>
                </w:rPr>
                <w:t>添加</w:t>
              </w:r>
            </w:ins>
          </w:p>
        </w:tc>
      </w:tr>
    </w:tbl>
    <w:p w14:paraId="6C2DC549"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255" w:author="数据服务BU" w:date="2025-11-24T16:12:01Z"/>
          <w:rFonts w:hint="default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p w14:paraId="6D6E4D24">
      <w:pPr>
        <w:pStyle w:val="3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textAlignment w:val="auto"/>
        <w:rPr>
          <w:ins w:id="256" w:author="数据服务BU" w:date="2025-11-24T15:50:37Z"/>
          <w:rFonts w:hint="default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p w14:paraId="50F6065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黑体" w:hAnsi="黑体" w:eastAsia="黑体" w:cs="黑体"/>
          <w:color w:val="auto"/>
          <w:sz w:val="28"/>
          <w:szCs w:val="28"/>
        </w:rPr>
      </w:pPr>
      <w:ins w:id="257" w:author="数据服务BU" w:date="2025-11-24T16:28:23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  <w:lang w:val="en-US" w:eastAsia="zh-CN"/>
          </w:rPr>
          <w:t>三</w:t>
        </w:r>
      </w:ins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、 </w:t>
      </w:r>
      <w:ins w:id="258" w:author="数据服务BU" w:date="2025-11-24T16:30:08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  <w:lang w:val="en-US" w:eastAsia="zh-CN"/>
          </w:rPr>
          <w:t>特别</w:t>
        </w:r>
      </w:ins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提示</w:t>
      </w:r>
    </w:p>
    <w:p w14:paraId="62D79B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rFonts w:hint="eastAsia" w:ascii="黑体" w:hAnsi="黑体" w:eastAsia="黑体" w:cs="黑体"/>
          <w:color w:val="auto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请确保在注册及提交过程中所填写的所有信息及上传的文件均真实、有效、清晰，任何虚假信息将导致入驻申请被拒。</w:t>
      </w:r>
    </w:p>
    <w:p w14:paraId="292486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rFonts w:hint="eastAsia" w:ascii="黑体" w:hAnsi="黑体" w:eastAsia="黑体" w:cs="黑体"/>
          <w:color w:val="auto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请密切关注您在平台注册的邮箱及系统通知，以便及时获取审核结果及重要指引。</w:t>
      </w:r>
    </w:p>
    <w:p w14:paraId="7EC738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textAlignment w:val="auto"/>
        <w:rPr>
          <w:ins w:id="259" w:author="数据服务BU" w:date="2025-11-24T16:29:45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移动证书是您在平台进行业务操作的重要安全凭证，</w:t>
      </w:r>
      <w:ins w:id="260" w:author="运营中心生态风控" w:date="2025-11-25T15:08:5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用来</w:t>
        </w:r>
      </w:ins>
      <w:ins w:id="261" w:author="运营中心生态风控" w:date="2025-11-25T15:09:3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保证</w:t>
        </w:r>
      </w:ins>
      <w:ins w:id="262" w:author="运营中心生态风控" w:date="2025-11-25T15:09:3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签署电子</w:t>
        </w:r>
      </w:ins>
      <w:ins w:id="263" w:author="运营中心生态风控" w:date="2025-11-25T15:09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合同</w:t>
        </w:r>
      </w:ins>
      <w:ins w:id="264" w:author="运营中心生态风控" w:date="2025-11-25T15:09:3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过程中</w:t>
        </w:r>
      </w:ins>
      <w:ins w:id="265" w:author="运营中心生态风控" w:date="2025-11-25T15:09:4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的</w:t>
        </w:r>
      </w:ins>
      <w:ins w:id="266" w:author="运营中心生态风控" w:date="2025-11-25T15:09:4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安全性</w:t>
        </w:r>
      </w:ins>
      <w:ins w:id="267" w:author="运营中心生态风控" w:date="2025-11-25T15:09:43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，</w:t>
        </w:r>
      </w:ins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请</w:t>
      </w:r>
      <w:ins w:id="268" w:author="运营中心生态风控" w:date="2025-11-26T16:40:0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认真阅读</w:t>
        </w:r>
      </w:ins>
      <w:ins w:id="269" w:author="运营中心生态风控" w:date="2025-11-26T16:40:1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《移动证书办理须知》</w:t>
        </w:r>
      </w:ins>
      <w:ins w:id="270" w:author="运营中心生态风控" w:date="2025-11-26T16:40:2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，</w:t>
        </w:r>
      </w:ins>
      <w:ins w:id="271" w:author="运营中心生态风控" w:date="2025-11-26T16:40:25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并</w:t>
        </w:r>
      </w:ins>
      <w:ins w:id="272" w:author="运营中心生态风控" w:date="2025-11-26T16:40:2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按照</w:t>
        </w:r>
      </w:ins>
      <w:ins w:id="273" w:author="运营中心生态风控" w:date="2025-11-26T16:40:2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要求</w:t>
        </w:r>
      </w:ins>
      <w:ins w:id="274" w:author="运营中心生态风控" w:date="2025-11-26T16:40:2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办理</w:t>
        </w:r>
      </w:ins>
      <w:ins w:id="275" w:author="运营中心生态风控" w:date="2025-11-26T16:40:3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移动证书</w:t>
        </w:r>
      </w:ins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。</w:t>
      </w:r>
    </w:p>
    <w:p w14:paraId="6D4974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276" w:author="数据服务BU" w:date="2025-11-24T16:29:46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</w:p>
    <w:p w14:paraId="76368D3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ins w:id="277" w:author="数据服务BU" w:date="2025-11-24T16:29:55Z"/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ins w:id="278" w:author="数据服务BU" w:date="2025-11-24T16:30:12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  <w:lang w:val="en-US" w:eastAsia="zh-CN"/>
          </w:rPr>
          <w:t>四</w:t>
        </w:r>
      </w:ins>
      <w:ins w:id="279" w:author="数据服务BU" w:date="2025-11-24T16:29:55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</w:rPr>
          <w:t xml:space="preserve">、 </w:t>
        </w:r>
      </w:ins>
      <w:ins w:id="280" w:author="数据服务BU" w:date="2025-11-24T16:30:16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  <w:lang w:val="en-US" w:eastAsia="zh-CN"/>
          </w:rPr>
          <w:t>联系</w:t>
        </w:r>
      </w:ins>
      <w:ins w:id="281" w:author="数据服务BU" w:date="2025-11-24T16:30:17Z">
        <w:r>
          <w:rPr>
            <w:rStyle w:val="7"/>
            <w:rFonts w:hint="eastAsia" w:ascii="黑体" w:hAnsi="黑体" w:eastAsia="黑体" w:cs="黑体"/>
            <w:b/>
            <w:bCs/>
            <w:i w:val="0"/>
            <w:iCs w:val="0"/>
            <w:caps w:val="0"/>
            <w:color w:val="auto"/>
            <w:spacing w:val="0"/>
            <w:sz w:val="28"/>
            <w:szCs w:val="28"/>
            <w:shd w:val="clear" w:fill="FFFFFF"/>
            <w:lang w:val="en-US" w:eastAsia="zh-CN"/>
          </w:rPr>
          <w:t>方式</w:t>
        </w:r>
      </w:ins>
    </w:p>
    <w:p w14:paraId="28E013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282" w:author="数据服务BU" w:date="2025-11-24T16:30:54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283" w:author="数据服务BU" w:date="2025-11-24T16:30:4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联系人</w:t>
        </w:r>
      </w:ins>
      <w:ins w:id="284" w:author="数据服务BU" w:date="2025-11-24T16:30:4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p w14:paraId="309149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285" w:author="数据服务BU" w:date="2025-11-24T16:31:00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286" w:author="数据服务BU" w:date="2025-11-24T16:30:5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联系</w:t>
        </w:r>
      </w:ins>
      <w:ins w:id="287" w:author="数据服务BU" w:date="2025-11-24T16:30:58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电话</w:t>
        </w:r>
      </w:ins>
      <w:ins w:id="288" w:author="数据服务BU" w:date="2025-11-24T16:30:59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p w14:paraId="053D48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289" w:author="数据服务BU" w:date="2025-11-24T16:31:08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290" w:author="数据服务BU" w:date="2025-11-24T16:31:0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网址</w:t>
        </w:r>
      </w:ins>
      <w:ins w:id="291" w:author="数据服务BU" w:date="2025-11-24T16:31:0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</w:p>
    <w:p w14:paraId="41D7092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ins w:id="292" w:author="数据服务BU" w:date="2025-11-24T16:32:00Z"/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ins w:id="293" w:author="数据服务BU" w:date="2025-11-24T16:31:36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附件</w:t>
        </w:r>
      </w:ins>
      <w:ins w:id="294" w:author="数据服务BU" w:date="2025-11-24T16:31:37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：</w:t>
        </w:r>
      </w:ins>
      <w:ins w:id="295" w:author="数据服务BU" w:date="2025-11-24T16:31:42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入驻</w:t>
        </w:r>
      </w:ins>
      <w:ins w:id="296" w:author="数据服务BU" w:date="2025-11-24T16:31:51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流程</w:t>
        </w:r>
      </w:ins>
      <w:ins w:id="297" w:author="数据服务BU" w:date="2025-11-24T16:31:54Z">
        <w:r>
          <w:rPr>
            <w:rFonts w:hint="eastAsia" w:ascii="黑体" w:hAnsi="黑体" w:eastAsia="黑体" w:cs="黑体"/>
            <w:i w:val="0"/>
            <w:iCs w:val="0"/>
            <w:caps w:val="0"/>
            <w:color w:val="auto"/>
            <w:spacing w:val="0"/>
            <w:sz w:val="21"/>
            <w:szCs w:val="21"/>
            <w:shd w:val="clear" w:fill="FFFFFF"/>
            <w:lang w:val="en-US" w:eastAsia="zh-CN"/>
          </w:rPr>
          <w:t>手册</w:t>
        </w:r>
      </w:ins>
    </w:p>
    <w:p w14:paraId="7F5218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9BE86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我们期待您的加入，与“阳光优采”共同成长！</w:t>
      </w:r>
    </w:p>
    <w:p w14:paraId="69DEE4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62536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特此公告。</w:t>
      </w:r>
    </w:p>
    <w:p w14:paraId="63C5B7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BF933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阳光优采平台运营中心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[XXXX年XX月XX日]</w:t>
      </w:r>
    </w:p>
    <w:p w14:paraId="6098F0B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D987AC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FD0DB"/>
    <w:multiLevelType w:val="singleLevel"/>
    <w:tmpl w:val="5FDFD0D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B768034"/>
    <w:multiLevelType w:val="singleLevel"/>
    <w:tmpl w:val="7B768034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数据服务BU">
    <w15:presenceInfo w15:providerId="WPS Office" w15:userId="7561119191"/>
  </w15:person>
  <w15:person w15:author="运营中心生态风控">
    <w15:presenceInfo w15:providerId="WPS Office" w15:userId="475013604"/>
  </w15:person>
  <w15:person w15:author="黄张育">
    <w15:presenceInfo w15:providerId="None" w15:userId="黄张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67F9B"/>
    <w:rsid w:val="0A1E3055"/>
    <w:rsid w:val="13502A12"/>
    <w:rsid w:val="18900E45"/>
    <w:rsid w:val="272922BE"/>
    <w:rsid w:val="27FF7BCA"/>
    <w:rsid w:val="285717B4"/>
    <w:rsid w:val="34A50AE4"/>
    <w:rsid w:val="35BF4E3C"/>
    <w:rsid w:val="3A5B3385"/>
    <w:rsid w:val="3E5C4320"/>
    <w:rsid w:val="41670862"/>
    <w:rsid w:val="4CD945DE"/>
    <w:rsid w:val="4F605E26"/>
    <w:rsid w:val="58810003"/>
    <w:rsid w:val="5EB75243"/>
    <w:rsid w:val="642B316A"/>
    <w:rsid w:val="68ED6A64"/>
    <w:rsid w:val="6DB85E1E"/>
    <w:rsid w:val="700510C2"/>
    <w:rsid w:val="FF2CF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1131</Words>
  <Characters>1146</Characters>
  <Lines>0</Lines>
  <Paragraphs>0</Paragraphs>
  <TotalTime>937</TotalTime>
  <ScaleCrop>false</ScaleCrop>
  <LinksUpToDate>false</LinksUpToDate>
  <CharactersWithSpaces>1156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2025-11-22T00:06:00Z</dcterms:created>
  <dc:creator>Epoint</dc:creator>
  <cp:lastModifiedBy>数据服务BU</cp:lastModifiedBy>
  <dcterms:modified xsi:type="dcterms:W3CDTF">2025-12-02T14:57:59Z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KSOTemplateDocerSaveRecord">
    <vt:lpwstr>eyJoZGlkIjoiZTM1ODMyYzdjZDI1OTU4MWRiNTcyMjM1NzBjYzcwYmYiLCJ1c2VySWQiOiI1MzYzNzI2MzMifQ==</vt:lpwstr>
  </property>
  <property fmtid="{D5CDD505-2E9C-101B-9397-08002B2CF9AE}" pid="4" name="ICV">
    <vt:lpwstr>EA929A9BF7FE2934F78D2E69C00E206F_43</vt:lpwstr>
  </property>
</Properties>
</file>