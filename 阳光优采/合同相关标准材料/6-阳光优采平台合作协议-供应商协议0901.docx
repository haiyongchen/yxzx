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EFD59">
      <w:pPr>
        <w:jc w:val="center"/>
        <w:rPr>
          <w:ins w:id="0" w:author="数据服务BU" w:date="2025-08-20T10:21:24Z"/>
          <w:rFonts w:hint="eastAsia" w:asciiTheme="minorEastAsia" w:hAnsiTheme="minorEastAsia" w:eastAsiaTheme="minorEastAsia" w:cstheme="minorEastAsia"/>
          <w:sz w:val="44"/>
          <w:szCs w:val="44"/>
          <w:lang w:val="en-US" w:eastAsia="zh-CN"/>
        </w:rPr>
      </w:pPr>
    </w:p>
    <w:p w14:paraId="0EB407A4">
      <w:pPr>
        <w:jc w:val="center"/>
        <w:rPr>
          <w:ins w:id="1" w:author="数据服务BU" w:date="2025-08-20T10:21:25Z"/>
          <w:rFonts w:hint="eastAsia" w:asciiTheme="minorEastAsia" w:hAnsiTheme="minorEastAsia" w:eastAsiaTheme="minorEastAsia" w:cstheme="minorEastAsia"/>
          <w:sz w:val="44"/>
          <w:szCs w:val="44"/>
          <w:lang w:val="en-US" w:eastAsia="zh-CN"/>
        </w:rPr>
      </w:pPr>
    </w:p>
    <w:p w14:paraId="647389C8">
      <w:pPr>
        <w:jc w:val="center"/>
        <w:rPr>
          <w:ins w:id="2" w:author="数据服务BU" w:date="2025-08-20T10:23:02Z"/>
          <w:rFonts w:hint="eastAsia" w:asciiTheme="minorEastAsia" w:hAnsiTheme="minorEastAsia" w:eastAsiaTheme="minorEastAsia" w:cstheme="minorEastAsia"/>
          <w:sz w:val="44"/>
          <w:szCs w:val="44"/>
          <w:lang w:val="en-US" w:eastAsia="zh-CN"/>
        </w:rPr>
      </w:pPr>
    </w:p>
    <w:p w14:paraId="4F76E2A9">
      <w:pPr>
        <w:jc w:val="center"/>
        <w:rPr>
          <w:ins w:id="3" w:author="数据服务BU" w:date="2025-08-20T10:23:03Z"/>
          <w:rFonts w:hint="eastAsia" w:asciiTheme="minorEastAsia" w:hAnsiTheme="minorEastAsia" w:eastAsiaTheme="minorEastAsia" w:cstheme="minorEastAsia"/>
          <w:sz w:val="44"/>
          <w:szCs w:val="44"/>
          <w:lang w:val="en-US" w:eastAsia="zh-CN"/>
        </w:rPr>
      </w:pPr>
    </w:p>
    <w:p w14:paraId="660EB76F">
      <w:pPr>
        <w:jc w:val="center"/>
        <w:rPr>
          <w:ins w:id="4" w:author="数据服务BU" w:date="2025-08-20T10:23:03Z"/>
          <w:rFonts w:hint="eastAsia" w:asciiTheme="minorEastAsia" w:hAnsiTheme="minorEastAsia" w:eastAsiaTheme="minorEastAsia" w:cstheme="minorEastAsia"/>
          <w:sz w:val="44"/>
          <w:szCs w:val="44"/>
          <w:lang w:val="en-US" w:eastAsia="zh-CN"/>
        </w:rPr>
      </w:pPr>
    </w:p>
    <w:p w14:paraId="17F4FB29">
      <w:pPr>
        <w:jc w:val="center"/>
        <w:rPr>
          <w:ins w:id="5" w:author="数据服务BU" w:date="2025-08-20T10:23:04Z"/>
          <w:rFonts w:hint="eastAsia" w:asciiTheme="minorEastAsia" w:hAnsiTheme="minorEastAsia" w:eastAsiaTheme="minorEastAsia" w:cstheme="minorEastAsia"/>
          <w:sz w:val="44"/>
          <w:szCs w:val="44"/>
          <w:lang w:val="en-US" w:eastAsia="zh-CN"/>
        </w:rPr>
      </w:pPr>
    </w:p>
    <w:p w14:paraId="51945061">
      <w:pPr>
        <w:jc w:val="center"/>
        <w:rPr>
          <w:ins w:id="6" w:author="数据服务BU" w:date="2025-08-20T10:21:21Z"/>
          <w:rFonts w:hint="eastAsia" w:asciiTheme="minorEastAsia" w:hAnsiTheme="minorEastAsia" w:eastAsiaTheme="minorEastAsia" w:cstheme="minorEastAsia"/>
          <w:sz w:val="44"/>
          <w:szCs w:val="44"/>
          <w:lang w:val="en-US" w:eastAsia="zh-CN"/>
        </w:rPr>
      </w:pPr>
      <w:r>
        <w:rPr>
          <w:rFonts w:hint="eastAsia" w:asciiTheme="minorEastAsia" w:hAnsiTheme="minorEastAsia" w:eastAsiaTheme="minorEastAsia" w:cstheme="minorEastAsia"/>
          <w:sz w:val="44"/>
          <w:szCs w:val="44"/>
          <w:lang w:val="en-US" w:eastAsia="zh-CN"/>
        </w:rPr>
        <w:t>阳光</w:t>
      </w:r>
      <w:ins w:id="7" w:author="数据服务BU" w:date="2025-08-20T10:21:00Z">
        <w:r>
          <w:rPr>
            <w:rFonts w:hint="eastAsia" w:asciiTheme="minorEastAsia" w:hAnsiTheme="minorEastAsia" w:eastAsiaTheme="minorEastAsia" w:cstheme="minorEastAsia"/>
            <w:sz w:val="44"/>
            <w:szCs w:val="44"/>
            <w:lang w:val="en-US" w:eastAsia="zh-CN"/>
          </w:rPr>
          <w:t>优采</w:t>
        </w:r>
      </w:ins>
      <w:ins w:id="8" w:author="数据服务BU" w:date="2025-08-20T10:21:14Z">
        <w:r>
          <w:rPr>
            <w:rFonts w:hint="eastAsia" w:asciiTheme="minorEastAsia" w:hAnsiTheme="minorEastAsia" w:eastAsiaTheme="minorEastAsia" w:cstheme="minorEastAsia"/>
            <w:sz w:val="44"/>
            <w:szCs w:val="44"/>
            <w:lang w:val="en-US" w:eastAsia="zh-CN"/>
          </w:rPr>
          <w:t>供应商</w:t>
        </w:r>
      </w:ins>
      <w:r>
        <w:rPr>
          <w:rFonts w:hint="eastAsia" w:asciiTheme="minorEastAsia" w:hAnsiTheme="minorEastAsia" w:eastAsiaTheme="minorEastAsia" w:cstheme="minorEastAsia"/>
          <w:sz w:val="44"/>
          <w:szCs w:val="44"/>
          <w:lang w:val="en-US" w:eastAsia="zh-CN"/>
        </w:rPr>
        <w:t xml:space="preserve">合作协议  </w:t>
      </w:r>
    </w:p>
    <w:p w14:paraId="1BD273B5">
      <w:pPr>
        <w:jc w:val="center"/>
        <w:rPr>
          <w:ins w:id="9" w:author="数据服务BU" w:date="2025-08-20T10:21:30Z"/>
          <w:rFonts w:hint="eastAsia" w:asciiTheme="minorEastAsia" w:hAnsiTheme="minorEastAsia" w:eastAsiaTheme="minorEastAsia" w:cstheme="minorEastAsia"/>
          <w:sz w:val="44"/>
          <w:szCs w:val="44"/>
          <w:lang w:val="en-US" w:eastAsia="zh-CN"/>
        </w:rPr>
      </w:pPr>
    </w:p>
    <w:p w14:paraId="2502818A">
      <w:pPr>
        <w:jc w:val="center"/>
        <w:rPr>
          <w:ins w:id="10" w:author="数据服务BU" w:date="2025-08-20T10:21:31Z"/>
          <w:rFonts w:hint="eastAsia" w:asciiTheme="minorEastAsia" w:hAnsiTheme="minorEastAsia" w:eastAsiaTheme="minorEastAsia" w:cstheme="minorEastAsia"/>
          <w:sz w:val="44"/>
          <w:szCs w:val="44"/>
          <w:lang w:val="en-US" w:eastAsia="zh-CN"/>
        </w:rPr>
      </w:pPr>
    </w:p>
    <w:p w14:paraId="49D061F8">
      <w:pPr>
        <w:jc w:val="center"/>
        <w:rPr>
          <w:ins w:id="11" w:author="数据服务BU" w:date="2025-08-20T10:22:41Z"/>
          <w:rFonts w:hint="eastAsia" w:asciiTheme="minorEastAsia" w:hAnsiTheme="minorEastAsia" w:eastAsiaTheme="minorEastAsia" w:cstheme="minorEastAsia"/>
          <w:sz w:val="44"/>
          <w:szCs w:val="44"/>
          <w:lang w:val="en-US" w:eastAsia="zh-CN"/>
        </w:rPr>
      </w:pPr>
    </w:p>
    <w:p w14:paraId="5520E311">
      <w:pPr>
        <w:jc w:val="center"/>
        <w:rPr>
          <w:ins w:id="12" w:author="数据服务BU" w:date="2025-08-20T10:22:41Z"/>
          <w:rFonts w:hint="eastAsia" w:asciiTheme="minorEastAsia" w:hAnsiTheme="minorEastAsia" w:eastAsiaTheme="minorEastAsia" w:cstheme="minorEastAsia"/>
          <w:sz w:val="44"/>
          <w:szCs w:val="44"/>
          <w:lang w:val="en-US" w:eastAsia="zh-CN"/>
        </w:rPr>
      </w:pPr>
    </w:p>
    <w:p w14:paraId="2282AF9F">
      <w:pPr>
        <w:jc w:val="center"/>
        <w:rPr>
          <w:ins w:id="13" w:author="数据服务BU" w:date="2025-08-20T10:22:41Z"/>
          <w:rFonts w:hint="eastAsia" w:asciiTheme="minorEastAsia" w:hAnsiTheme="minorEastAsia" w:eastAsiaTheme="minorEastAsia" w:cstheme="minorEastAsia"/>
          <w:sz w:val="44"/>
          <w:szCs w:val="44"/>
          <w:lang w:val="en-US" w:eastAsia="zh-CN"/>
        </w:rPr>
      </w:pPr>
    </w:p>
    <w:p w14:paraId="7D08E596">
      <w:pPr>
        <w:jc w:val="center"/>
        <w:rPr>
          <w:rFonts w:hint="eastAsia" w:asciiTheme="minorEastAsia" w:hAnsiTheme="minorEastAsia" w:eastAsiaTheme="minorEastAsia" w:cstheme="minorEastAsia"/>
          <w:sz w:val="44"/>
          <w:szCs w:val="44"/>
          <w:lang w:val="en-US" w:eastAsia="zh-CN"/>
        </w:rPr>
      </w:pPr>
    </w:p>
    <w:p w14:paraId="2A8B870E">
      <w:pPr>
        <w:rPr>
          <w:rFonts w:hint="eastAsia" w:asciiTheme="minorEastAsia" w:hAnsiTheme="minorEastAsia" w:eastAsiaTheme="minorEastAsia" w:cstheme="minorEastAsia"/>
        </w:rPr>
      </w:pPr>
    </w:p>
    <w:p w14:paraId="48FE82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平台所有方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u w:val="none"/>
          <w:lang w:val="en-US" w:eastAsia="zh-CN"/>
        </w:rPr>
        <w:t xml:space="preserve">中资数据科技有限公司 </w:t>
      </w:r>
    </w:p>
    <w:p w14:paraId="52D69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lang w:val="en-US" w:eastAsia="zh-CN"/>
        </w:rPr>
        <w:t>乙</w:t>
      </w:r>
      <w:r>
        <w:rPr>
          <w:rFonts w:hint="eastAsia" w:asciiTheme="minorEastAsia" w:hAnsiTheme="minorEastAsia" w:eastAsiaTheme="minorEastAsia" w:cstheme="minorEastAsia"/>
          <w:sz w:val="24"/>
          <w:szCs w:val="24"/>
          <w:lang w:eastAsia="zh-CN"/>
        </w:rPr>
        <w:t>方</w:t>
      </w:r>
      <w:r>
        <w:rPr>
          <w:rFonts w:hint="eastAsia" w:asciiTheme="minorEastAsia" w:hAnsiTheme="minorEastAsia" w:eastAsiaTheme="minorEastAsia" w:cstheme="minorEastAsia"/>
          <w:sz w:val="24"/>
          <w:szCs w:val="24"/>
        </w:rPr>
        <w:t>（平台</w:t>
      </w:r>
      <w:r>
        <w:rPr>
          <w:rFonts w:hint="eastAsia" w:asciiTheme="minorEastAsia" w:hAnsiTheme="minorEastAsia" w:eastAsiaTheme="minorEastAsia" w:cstheme="minorEastAsia"/>
          <w:sz w:val="24"/>
          <w:szCs w:val="24"/>
          <w:lang w:val="en-US" w:eastAsia="zh-CN"/>
        </w:rPr>
        <w:t>运营</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u w:val="none"/>
          <w:lang w:val="en-US" w:eastAsia="zh-CN"/>
        </w:rPr>
        <w:t>国泰新点软件</w:t>
      </w:r>
      <w:r>
        <w:rPr>
          <w:rFonts w:hint="eastAsia" w:asciiTheme="minorEastAsia" w:hAnsiTheme="minorEastAsia" w:eastAsiaTheme="minorEastAsia" w:cstheme="minorEastAsia"/>
          <w:color w:val="000000" w:themeColor="text1"/>
          <w:sz w:val="24"/>
          <w:szCs w:val="24"/>
          <w:u w:val="none"/>
          <w:lang w:val="en-US" w:eastAsia="zh-CN"/>
          <w14:textFill>
            <w14:solidFill>
              <w14:schemeClr w14:val="tx1"/>
            </w14:solidFill>
          </w14:textFill>
        </w:rPr>
        <w:t>股份</w:t>
      </w:r>
      <w:r>
        <w:rPr>
          <w:rFonts w:hint="eastAsia" w:asciiTheme="minorEastAsia" w:hAnsiTheme="minorEastAsia" w:eastAsiaTheme="minorEastAsia" w:cstheme="minorEastAsia"/>
          <w:sz w:val="24"/>
          <w:szCs w:val="24"/>
          <w:u w:val="none"/>
          <w:lang w:val="en-US" w:eastAsia="zh-CN"/>
        </w:rPr>
        <w:t>有限公司</w:t>
      </w:r>
    </w:p>
    <w:p w14:paraId="21A5E0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none"/>
          <w:lang w:val="en-US"/>
        </w:rPr>
      </w:pPr>
      <w:r>
        <w:rPr>
          <w:rFonts w:hint="eastAsia" w:asciiTheme="minorEastAsia" w:hAnsiTheme="minorEastAsia" w:eastAsiaTheme="minorEastAsia" w:cstheme="minorEastAsia"/>
          <w:sz w:val="24"/>
          <w:szCs w:val="24"/>
          <w:lang w:val="en-US" w:eastAsia="zh-CN"/>
        </w:rPr>
        <w:t>丙方</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供应商方</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u w:val="none"/>
          <w:lang w:val="en-US" w:eastAsia="zh-CN"/>
        </w:rPr>
        <w:t xml:space="preserve">                                   </w:t>
      </w:r>
    </w:p>
    <w:p w14:paraId="736CFF0D">
      <w:pPr>
        <w:rPr>
          <w:ins w:id="14" w:author="数据服务BU" w:date="2025-08-20T10:21:33Z"/>
          <w:rFonts w:hint="eastAsia" w:asciiTheme="minorEastAsia" w:hAnsiTheme="minorEastAsia" w:eastAsiaTheme="minorEastAsia" w:cstheme="minorEastAsia"/>
        </w:rPr>
      </w:pPr>
    </w:p>
    <w:p w14:paraId="24BB1745">
      <w:pPr>
        <w:pStyle w:val="4"/>
        <w:rPr>
          <w:ins w:id="15" w:author="数据服务BU" w:date="2025-08-20T10:21:34Z"/>
          <w:rFonts w:hint="eastAsia" w:asciiTheme="minorEastAsia" w:hAnsiTheme="minorEastAsia" w:eastAsiaTheme="minorEastAsia" w:cstheme="minorEastAsia"/>
        </w:rPr>
      </w:pPr>
    </w:p>
    <w:p w14:paraId="207C1D32">
      <w:pPr>
        <w:pStyle w:val="4"/>
        <w:rPr>
          <w:ins w:id="16" w:author="数据服务BU" w:date="2025-08-20T10:21:34Z"/>
          <w:rFonts w:hint="eastAsia" w:asciiTheme="minorEastAsia" w:hAnsiTheme="minorEastAsia" w:eastAsiaTheme="minorEastAsia" w:cstheme="minorEastAsia"/>
        </w:rPr>
      </w:pPr>
    </w:p>
    <w:p w14:paraId="0FD77DBB">
      <w:pPr>
        <w:pStyle w:val="4"/>
        <w:rPr>
          <w:ins w:id="17" w:author="数据服务BU" w:date="2025-08-20T10:21:34Z"/>
          <w:rFonts w:hint="eastAsia" w:asciiTheme="minorEastAsia" w:hAnsiTheme="minorEastAsia" w:eastAsiaTheme="minorEastAsia" w:cstheme="minorEastAsia"/>
        </w:rPr>
      </w:pPr>
    </w:p>
    <w:p w14:paraId="0357AA48">
      <w:pPr>
        <w:pStyle w:val="4"/>
        <w:jc w:val="both"/>
        <w:rPr>
          <w:rFonts w:hint="eastAsia" w:asciiTheme="minorEastAsia" w:hAnsiTheme="minorEastAsia" w:eastAsiaTheme="minorEastAsia" w:cstheme="minorEastAsia"/>
        </w:rPr>
      </w:pPr>
    </w:p>
    <w:p w14:paraId="433391B7">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sz w:val="24"/>
          <w:szCs w:val="24"/>
        </w:rPr>
        <w:t xml:space="preserve">合作内容  </w:t>
      </w:r>
    </w:p>
    <w:p w14:paraId="BF4C73C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val="en-US" w:eastAsia="zh-CN"/>
        </w:rPr>
        <w:t>以全国企业采购交易寻源询价系统及全国企业采购交易</w:t>
      </w:r>
      <w:ins w:id="18" w:author="数据服务BU" w:date="2025-08-20T10:23:51Z">
        <w:r>
          <w:rPr>
            <w:rFonts w:hint="eastAsia" w:asciiTheme="minorEastAsia" w:hAnsiTheme="minorEastAsia" w:eastAsiaTheme="minorEastAsia" w:cstheme="minorEastAsia"/>
            <w:sz w:val="24"/>
            <w:szCs w:val="24"/>
            <w:lang w:val="en-US" w:eastAsia="zh-CN"/>
          </w:rPr>
          <w:t>供应商</w:t>
        </w:r>
      </w:ins>
      <w:r>
        <w:rPr>
          <w:rFonts w:hint="eastAsia" w:asciiTheme="minorEastAsia" w:hAnsiTheme="minorEastAsia" w:eastAsiaTheme="minorEastAsia" w:cstheme="minorEastAsia"/>
          <w:sz w:val="24"/>
          <w:szCs w:val="24"/>
          <w:lang w:val="en-US" w:eastAsia="zh-CN"/>
        </w:rPr>
        <w:t>信用认证评价系统为依托，</w:t>
      </w:r>
      <w:r>
        <w:rPr>
          <w:rFonts w:hint="eastAsia" w:asciiTheme="minorEastAsia" w:hAnsiTheme="minorEastAsia" w:eastAsiaTheme="minorEastAsia" w:cstheme="minorEastAsia"/>
          <w:color w:val="0000FF"/>
          <w:sz w:val="24"/>
          <w:szCs w:val="24"/>
          <w:lang w:val="en-US" w:eastAsia="zh-CN"/>
        </w:rPr>
        <w:t>与乙方共同开发运营阳光优采平台，并委托乙方具体负责平台运营工作</w:t>
      </w:r>
      <w:r>
        <w:rPr>
          <w:rFonts w:hint="eastAsia" w:asciiTheme="minorEastAsia" w:hAnsiTheme="minorEastAsia" w:eastAsiaTheme="minorEastAsia" w:cstheme="minorEastAsia"/>
          <w:sz w:val="24"/>
          <w:szCs w:val="24"/>
          <w:lang w:val="en-US" w:eastAsia="zh-CN"/>
        </w:rPr>
        <w:t>。丙方拟入驻平台为阳光优采平台提供商品，通过平台开展业务，并在本协议约定下享有平台提供的相关服务。</w:t>
      </w:r>
      <w:r>
        <w:rPr>
          <w:rFonts w:hint="eastAsia" w:asciiTheme="minorEastAsia" w:hAnsiTheme="minorEastAsia" w:eastAsiaTheme="minorEastAsia" w:cstheme="minorEastAsia"/>
          <w:sz w:val="24"/>
          <w:szCs w:val="24"/>
          <w:lang w:val="en-US"/>
        </w:rPr>
        <w:t xml:space="preserve"> </w:t>
      </w:r>
    </w:p>
    <w:p w14:paraId="4448FF5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color w:val="0000FF"/>
          <w:sz w:val="24"/>
          <w:szCs w:val="24"/>
          <w:lang w:val="en-US" w:eastAsia="zh-CN"/>
        </w:rPr>
        <w:t>乙方作为阳光优采平台运营方</w:t>
      </w:r>
      <w:r>
        <w:rPr>
          <w:rFonts w:hint="eastAsia" w:asciiTheme="minorEastAsia" w:hAnsiTheme="minorEastAsia" w:eastAsiaTheme="minorEastAsia" w:cstheme="minorEastAsia"/>
          <w:sz w:val="24"/>
          <w:szCs w:val="24"/>
          <w:lang w:val="en-US" w:eastAsia="zh-CN"/>
        </w:rPr>
        <w:t>，直接与丙方就实现入驻进行技术对接，在丙方完成必要审核条件后为丙方开通丙方身份，通过平台各项功能保障丙方的以下服务内容：</w:t>
      </w:r>
    </w:p>
    <w:p w14:paraId="25D6FA1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rPr>
      </w:pPr>
      <w:ins w:id="19" w:author="数据服务BU" w:date="2025-08-25T19:57:44Z">
        <w:r>
          <w:rPr>
            <w:rFonts w:hint="eastAsia" w:asciiTheme="minorEastAsia" w:hAnsiTheme="minorEastAsia" w:eastAsiaTheme="minorEastAsia" w:cstheme="minorEastAsia"/>
            <w:sz w:val="24"/>
            <w:szCs w:val="24"/>
            <w:lang w:val="en-US" w:eastAsia="zh-CN"/>
          </w:rPr>
          <w:t>平台</w:t>
        </w:r>
      </w:ins>
      <w:del w:id="20" w:author="数据服务BU" w:date="2025-08-25T19:57:41Z">
        <w:r>
          <w:rPr>
            <w:rFonts w:hint="eastAsia" w:asciiTheme="minorEastAsia" w:hAnsiTheme="minorEastAsia" w:eastAsiaTheme="minorEastAsia" w:cstheme="minorEastAsia"/>
            <w:sz w:val="24"/>
            <w:szCs w:val="24"/>
            <w:lang w:val="en-US"/>
          </w:rPr>
          <w:delText>市场</w:delText>
        </w:r>
      </w:del>
      <w:r>
        <w:rPr>
          <w:rFonts w:hint="eastAsia" w:asciiTheme="minorEastAsia" w:hAnsiTheme="minorEastAsia" w:eastAsiaTheme="minorEastAsia" w:cstheme="minorEastAsia"/>
          <w:sz w:val="24"/>
          <w:szCs w:val="24"/>
          <w:lang w:val="en-US"/>
        </w:rPr>
        <w:t>入驻：</w:t>
      </w:r>
      <w:r>
        <w:rPr>
          <w:rFonts w:hint="eastAsia" w:asciiTheme="minorEastAsia" w:hAnsiTheme="minorEastAsia" w:eastAsiaTheme="minorEastAsia" w:cstheme="minorEastAsia"/>
          <w:sz w:val="24"/>
          <w:szCs w:val="24"/>
          <w:lang w:val="en-US" w:eastAsia="zh-CN"/>
        </w:rPr>
        <w:t>本协议一经生效，乙方根据</w:t>
      </w:r>
      <w:r>
        <w:rPr>
          <w:rFonts w:hint="eastAsia" w:asciiTheme="minorEastAsia" w:hAnsiTheme="minorEastAsia" w:eastAsiaTheme="minorEastAsia" w:cstheme="minorEastAsia"/>
          <w:sz w:val="24"/>
          <w:szCs w:val="24"/>
          <w:lang w:val="en-US"/>
        </w:rPr>
        <w:t>丙方</w:t>
      </w:r>
      <w:r>
        <w:rPr>
          <w:rFonts w:hint="eastAsia" w:asciiTheme="minorEastAsia" w:hAnsiTheme="minorEastAsia" w:eastAsiaTheme="minorEastAsia" w:cstheme="minorEastAsia"/>
          <w:sz w:val="24"/>
          <w:szCs w:val="24"/>
          <w:lang w:val="en-US" w:eastAsia="zh-CN"/>
        </w:rPr>
        <w:t>提报的资质文件，及时为丙方办理</w:t>
      </w:r>
      <w:r>
        <w:rPr>
          <w:rFonts w:hint="eastAsia" w:asciiTheme="minorEastAsia" w:hAnsiTheme="minorEastAsia" w:eastAsiaTheme="minorEastAsia" w:cstheme="minorEastAsia"/>
          <w:sz w:val="24"/>
          <w:szCs w:val="24"/>
          <w:lang w:val="en-US"/>
        </w:rPr>
        <w:t>完成平台入驻流程</w:t>
      </w:r>
      <w:r>
        <w:rPr>
          <w:rFonts w:hint="eastAsia" w:asciiTheme="minorEastAsia" w:hAnsiTheme="minorEastAsia" w:eastAsiaTheme="minorEastAsia" w:cstheme="minorEastAsia"/>
          <w:sz w:val="24"/>
          <w:szCs w:val="24"/>
          <w:lang w:val="en-US" w:eastAsia="zh-CN"/>
        </w:rPr>
        <w:t>，开通平台账号及相关权限，及时处理丙方账号使用过程中出现的相关问题</w:t>
      </w:r>
      <w:r>
        <w:rPr>
          <w:rFonts w:hint="eastAsia" w:asciiTheme="minorEastAsia" w:hAnsiTheme="minorEastAsia" w:eastAsiaTheme="minorEastAsia" w:cstheme="minorEastAsia"/>
          <w:sz w:val="24"/>
          <w:szCs w:val="24"/>
          <w:lang w:val="en-US"/>
        </w:rPr>
        <w:t>。</w:t>
      </w:r>
    </w:p>
    <w:p w14:paraId="7E3F126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技术对接：</w:t>
      </w:r>
      <w:r>
        <w:rPr>
          <w:rFonts w:hint="eastAsia" w:asciiTheme="minorEastAsia" w:hAnsiTheme="minorEastAsia" w:eastAsiaTheme="minorEastAsia" w:cstheme="minorEastAsia"/>
          <w:sz w:val="24"/>
          <w:szCs w:val="24"/>
          <w:lang w:val="en-US" w:eastAsia="zh-CN"/>
        </w:rPr>
        <w:t>本协议一经生效，乙方及时配备专业团队与丙方开展接口对接工作，协助丙方明确接口方案，配合丙方完成接口调试，必要时</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val="en-US" w:eastAsia="zh-CN"/>
        </w:rPr>
        <w:t>丙方</w:t>
      </w:r>
      <w:r>
        <w:rPr>
          <w:rFonts w:hint="eastAsia" w:asciiTheme="minorEastAsia" w:hAnsiTheme="minorEastAsia" w:eastAsiaTheme="minorEastAsia" w:cstheme="minorEastAsia"/>
          <w:sz w:val="24"/>
          <w:szCs w:val="24"/>
        </w:rPr>
        <w:t>提供免费技术指导。</w:t>
      </w:r>
      <w:r>
        <w:rPr>
          <w:rFonts w:hint="eastAsia" w:asciiTheme="minorEastAsia" w:hAnsiTheme="minorEastAsia" w:eastAsiaTheme="minorEastAsia" w:cstheme="minorEastAsia"/>
          <w:sz w:val="24"/>
          <w:szCs w:val="24"/>
          <w:lang w:val="en-US" w:eastAsia="zh-CN"/>
        </w:rPr>
        <w:t>丙方接口方案需做成拓扑图盖章后在乙方备案，保障相关信息传送、存储、查看的路径和地址的准确性，若中途变更，变更完成后同时</w:t>
      </w:r>
      <w:ins w:id="21" w:author="数据服务BU" w:date="2025-08-20T10:26:40Z">
        <w:r>
          <w:rPr>
            <w:rFonts w:hint="eastAsia" w:asciiTheme="minorEastAsia" w:hAnsiTheme="minorEastAsia" w:eastAsiaTheme="minorEastAsia" w:cstheme="minorEastAsia"/>
            <w:sz w:val="24"/>
            <w:szCs w:val="24"/>
            <w:lang w:val="en-US" w:eastAsia="zh-CN"/>
          </w:rPr>
          <w:t>备案</w:t>
        </w:r>
      </w:ins>
      <w:r>
        <w:rPr>
          <w:rFonts w:hint="eastAsia" w:asciiTheme="minorEastAsia" w:hAnsiTheme="minorEastAsia" w:eastAsiaTheme="minorEastAsia" w:cstheme="minorEastAsia"/>
          <w:sz w:val="24"/>
          <w:szCs w:val="24"/>
          <w:lang w:val="en-US" w:eastAsia="zh-CN"/>
        </w:rPr>
        <w:t>变更资料。</w:t>
      </w:r>
    </w:p>
    <w:p w14:paraId="15EDD5A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商品上架：</w:t>
      </w:r>
      <w:r>
        <w:rPr>
          <w:rFonts w:hint="eastAsia" w:asciiTheme="minorEastAsia" w:hAnsiTheme="minorEastAsia" w:eastAsiaTheme="minorEastAsia" w:cstheme="minorEastAsia"/>
          <w:sz w:val="24"/>
          <w:szCs w:val="24"/>
          <w:lang w:val="en-US" w:eastAsia="zh-CN"/>
        </w:rPr>
        <w:t>丙方可按周向乙方提出商品上架需求，乙方协同甲方按相关标准进行审核，</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lang w:val="en-US" w:eastAsia="zh-CN"/>
        </w:rPr>
        <w:t>通过审核的商品</w:t>
      </w:r>
      <w:r>
        <w:rPr>
          <w:rFonts w:hint="eastAsia" w:asciiTheme="minorEastAsia" w:hAnsiTheme="minorEastAsia" w:eastAsiaTheme="minorEastAsia" w:cstheme="minorEastAsia"/>
          <w:sz w:val="24"/>
          <w:szCs w:val="24"/>
        </w:rPr>
        <w:t>提供上架服务，</w:t>
      </w:r>
      <w:r>
        <w:rPr>
          <w:rFonts w:hint="eastAsia" w:asciiTheme="minorEastAsia" w:hAnsiTheme="minorEastAsia" w:eastAsiaTheme="minorEastAsia" w:cstheme="minorEastAsia"/>
          <w:sz w:val="24"/>
          <w:szCs w:val="24"/>
          <w:lang w:val="en-US" w:eastAsia="zh-CN"/>
        </w:rPr>
        <w:t>包括但不限于在阳光优采平台展示商品描述、规格参数、商品图片、其他信息等相关内容，丙方必须保证提供的以上内容的真实性、准确性、合法合规性。对丙方未通过审核的商品，乙方需及时反馈具体情况，根据平台提供的服务项，协助丙方进行相关修订及重新申报等工作。</w:t>
      </w:r>
    </w:p>
    <w:p w14:paraId="0096E2B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订单推送：</w:t>
      </w:r>
      <w:r>
        <w:rPr>
          <w:rFonts w:hint="eastAsia" w:asciiTheme="minorEastAsia" w:hAnsiTheme="minorEastAsia" w:eastAsiaTheme="minorEastAsia" w:cstheme="minorEastAsia"/>
          <w:sz w:val="24"/>
          <w:szCs w:val="24"/>
          <w:lang w:val="en-US" w:eastAsia="zh-CN"/>
        </w:rPr>
        <w:t>丙方上架商品通过</w:t>
      </w:r>
      <w:r>
        <w:rPr>
          <w:rFonts w:hint="eastAsia" w:asciiTheme="minorEastAsia" w:hAnsiTheme="minorEastAsia" w:eastAsiaTheme="minorEastAsia" w:cstheme="minorEastAsia"/>
          <w:sz w:val="24"/>
          <w:szCs w:val="24"/>
        </w:rPr>
        <w:t>采购人</w:t>
      </w:r>
      <w:r>
        <w:rPr>
          <w:rFonts w:hint="eastAsia" w:asciiTheme="minorEastAsia" w:hAnsiTheme="minorEastAsia" w:eastAsiaTheme="minorEastAsia" w:cstheme="minorEastAsia"/>
          <w:sz w:val="24"/>
          <w:szCs w:val="24"/>
          <w:lang w:val="en-US" w:eastAsia="zh-CN"/>
        </w:rPr>
        <w:t>比质比价后选择</w:t>
      </w:r>
      <w:r>
        <w:rPr>
          <w:rFonts w:hint="eastAsia" w:asciiTheme="minorEastAsia" w:hAnsiTheme="minorEastAsia" w:eastAsiaTheme="minorEastAsia" w:cstheme="minorEastAsia"/>
          <w:sz w:val="24"/>
          <w:szCs w:val="24"/>
        </w:rPr>
        <w:t>下单</w:t>
      </w:r>
      <w:r>
        <w:rPr>
          <w:rFonts w:hint="eastAsia" w:asciiTheme="minorEastAsia" w:hAnsiTheme="minorEastAsia" w:eastAsiaTheme="minorEastAsia" w:cstheme="minorEastAsia"/>
          <w:sz w:val="24"/>
          <w:szCs w:val="24"/>
          <w:lang w:eastAsia="zh-CN"/>
        </w:rPr>
        <w:t>的，</w:t>
      </w:r>
      <w:r>
        <w:rPr>
          <w:rFonts w:hint="eastAsia" w:asciiTheme="minorEastAsia" w:hAnsiTheme="minorEastAsia" w:eastAsiaTheme="minorEastAsia" w:cstheme="minorEastAsia"/>
          <w:sz w:val="24"/>
          <w:szCs w:val="24"/>
          <w:lang w:val="en-US" w:eastAsia="zh-CN"/>
        </w:rPr>
        <w:t>乙方及时</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提供订单推送服务，</w:t>
      </w:r>
      <w:r>
        <w:rPr>
          <w:rFonts w:hint="eastAsia" w:asciiTheme="minorEastAsia" w:hAnsiTheme="minorEastAsia" w:eastAsiaTheme="minorEastAsia" w:cstheme="minorEastAsia"/>
          <w:sz w:val="24"/>
          <w:szCs w:val="24"/>
          <w:lang w:val="en-US" w:eastAsia="zh-CN"/>
        </w:rPr>
        <w:t>按备案接口方案所指定路径和地址要求推送相关</w:t>
      </w:r>
      <w:r>
        <w:rPr>
          <w:rFonts w:hint="eastAsia" w:asciiTheme="minorEastAsia" w:hAnsiTheme="minorEastAsia" w:eastAsiaTheme="minorEastAsia" w:cstheme="minorEastAsia"/>
          <w:sz w:val="24"/>
          <w:szCs w:val="24"/>
        </w:rPr>
        <w:t>采购人订单</w:t>
      </w:r>
      <w:r>
        <w:rPr>
          <w:rFonts w:hint="eastAsia" w:asciiTheme="minorEastAsia" w:hAnsiTheme="minorEastAsia" w:eastAsiaTheme="minorEastAsia" w:cstheme="minorEastAsia"/>
          <w:sz w:val="24"/>
          <w:szCs w:val="24"/>
          <w:lang w:val="en-US" w:eastAsia="zh-CN"/>
        </w:rPr>
        <w:t>信息，信息内容包括但不限于订单编号、商品名称、商品图片、数量、单位、单价、金额、规格型号、采购人相关信息等</w:t>
      </w:r>
      <w:r>
        <w:rPr>
          <w:rFonts w:hint="eastAsia" w:asciiTheme="minorEastAsia" w:hAnsiTheme="minorEastAsia" w:eastAsiaTheme="minorEastAsia" w:cstheme="minorEastAsia"/>
          <w:sz w:val="24"/>
          <w:szCs w:val="24"/>
        </w:rPr>
        <w:t>。</w:t>
      </w:r>
    </w:p>
    <w:p w14:paraId="788232B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电子合同：</w:t>
      </w:r>
      <w:r>
        <w:rPr>
          <w:rFonts w:hint="eastAsia" w:asciiTheme="minorEastAsia" w:hAnsiTheme="minorEastAsia" w:eastAsiaTheme="minorEastAsia" w:cstheme="minorEastAsia"/>
          <w:sz w:val="24"/>
          <w:szCs w:val="24"/>
          <w:lang w:val="en-US" w:eastAsia="zh-CN"/>
        </w:rPr>
        <w:t>在采购人和丙方均办理完成电子签章备案手续后，乙方电子合同功能开启，丙方与</w:t>
      </w:r>
      <w:r>
        <w:rPr>
          <w:rFonts w:hint="eastAsia" w:asciiTheme="minorEastAsia" w:hAnsiTheme="minorEastAsia" w:eastAsiaTheme="minorEastAsia" w:cstheme="minorEastAsia"/>
          <w:sz w:val="24"/>
          <w:szCs w:val="24"/>
        </w:rPr>
        <w:t>采购人</w:t>
      </w:r>
      <w:r>
        <w:rPr>
          <w:rFonts w:hint="eastAsia" w:asciiTheme="minorEastAsia" w:hAnsiTheme="minorEastAsia" w:eastAsiaTheme="minorEastAsia" w:cstheme="minorEastAsia"/>
          <w:sz w:val="24"/>
          <w:szCs w:val="24"/>
          <w:lang w:eastAsia="zh-CN"/>
        </w:rPr>
        <w:t>的</w:t>
      </w:r>
      <w:r>
        <w:rPr>
          <w:rFonts w:hint="eastAsia" w:asciiTheme="minorEastAsia" w:hAnsiTheme="minorEastAsia" w:eastAsiaTheme="minorEastAsia" w:cstheme="minorEastAsia"/>
          <w:sz w:val="24"/>
          <w:szCs w:val="24"/>
          <w:lang w:val="en-US" w:eastAsia="zh-CN"/>
        </w:rPr>
        <w:t>合约可以</w:t>
      </w:r>
      <w:r>
        <w:rPr>
          <w:rFonts w:hint="eastAsia" w:asciiTheme="minorEastAsia" w:hAnsiTheme="minorEastAsia" w:eastAsiaTheme="minorEastAsia" w:cstheme="minorEastAsia"/>
          <w:sz w:val="24"/>
          <w:szCs w:val="24"/>
        </w:rPr>
        <w:t>在线签署，</w:t>
      </w:r>
      <w:r>
        <w:rPr>
          <w:rFonts w:hint="eastAsia" w:asciiTheme="minorEastAsia" w:hAnsiTheme="minorEastAsia" w:eastAsiaTheme="minorEastAsia" w:cstheme="minorEastAsia"/>
          <w:sz w:val="24"/>
          <w:szCs w:val="24"/>
          <w:lang w:val="en-US" w:eastAsia="zh-CN"/>
        </w:rPr>
        <w:t>即：</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可以在</w:t>
      </w:r>
      <w:r>
        <w:rPr>
          <w:rFonts w:hint="eastAsia" w:asciiTheme="minorEastAsia" w:hAnsiTheme="minorEastAsia" w:eastAsiaTheme="minorEastAsia" w:cstheme="minorEastAsia"/>
          <w:sz w:val="24"/>
          <w:szCs w:val="24"/>
          <w:lang w:val="en-US" w:eastAsia="zh-CN"/>
        </w:rPr>
        <w:t>阳光优采平台</w:t>
      </w:r>
      <w:r>
        <w:rPr>
          <w:rFonts w:hint="eastAsia" w:asciiTheme="minorEastAsia" w:hAnsiTheme="minorEastAsia" w:eastAsiaTheme="minorEastAsia" w:cstheme="minorEastAsia"/>
          <w:sz w:val="24"/>
          <w:szCs w:val="24"/>
        </w:rPr>
        <w:t>中对订单匹配的电子合同进行电子签章，并提交采购人在线审核。</w:t>
      </w:r>
    </w:p>
    <w:p w14:paraId="733016D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在线对账：为</w:t>
      </w:r>
      <w:r>
        <w:rPr>
          <w:rFonts w:hint="eastAsia" w:asciiTheme="minorEastAsia" w:hAnsiTheme="minorEastAsia" w:eastAsiaTheme="minorEastAsia" w:cstheme="minorEastAsia"/>
          <w:sz w:val="24"/>
          <w:szCs w:val="24"/>
          <w:lang w:val="en-US" w:eastAsia="zh-CN"/>
        </w:rPr>
        <w:t>方便</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lang w:val="en-US" w:eastAsia="zh-CN"/>
        </w:rPr>
        <w:t>对订单、合同的及时处理和管理，平台</w:t>
      </w:r>
      <w:r>
        <w:rPr>
          <w:rFonts w:hint="eastAsia" w:asciiTheme="minorEastAsia" w:hAnsiTheme="minorEastAsia" w:eastAsiaTheme="minorEastAsia" w:cstheme="minorEastAsia"/>
          <w:sz w:val="24"/>
          <w:szCs w:val="24"/>
        </w:rPr>
        <w:t>提供电子对账单功能，</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lang w:val="en-US" w:eastAsia="zh-CN"/>
        </w:rPr>
        <w:t>可</w:t>
      </w:r>
      <w:r>
        <w:rPr>
          <w:rFonts w:hint="eastAsia" w:asciiTheme="minorEastAsia" w:hAnsiTheme="minorEastAsia" w:eastAsiaTheme="minorEastAsia" w:cstheme="minorEastAsia"/>
          <w:sz w:val="24"/>
          <w:szCs w:val="24"/>
        </w:rPr>
        <w:t>在线生成对账单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实现核对、点击查看、</w:t>
      </w:r>
      <w:r>
        <w:rPr>
          <w:rFonts w:hint="eastAsia" w:asciiTheme="minorEastAsia" w:hAnsiTheme="minorEastAsia" w:eastAsiaTheme="minorEastAsia" w:cstheme="minorEastAsia"/>
          <w:sz w:val="24"/>
          <w:szCs w:val="24"/>
        </w:rPr>
        <w:t>与采购人在线对账</w:t>
      </w:r>
      <w:r>
        <w:rPr>
          <w:rFonts w:hint="eastAsia" w:asciiTheme="minorEastAsia" w:hAnsiTheme="minorEastAsia" w:eastAsiaTheme="minorEastAsia" w:cstheme="minorEastAsia"/>
          <w:sz w:val="24"/>
          <w:szCs w:val="24"/>
          <w:lang w:val="en-US" w:eastAsia="zh-CN"/>
        </w:rPr>
        <w:t>等功能</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乙方对丙方执行该项功能时产生歧义的数据和信息，及时提供技术支持，保障该项功能的有效执行。</w:t>
      </w:r>
    </w:p>
    <w:p w14:paraId="1D38082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数据统计：</w:t>
      </w:r>
      <w:r>
        <w:rPr>
          <w:rFonts w:hint="eastAsia" w:asciiTheme="minorEastAsia" w:hAnsiTheme="minorEastAsia" w:eastAsiaTheme="minorEastAsia" w:cstheme="minorEastAsia"/>
          <w:sz w:val="24"/>
          <w:szCs w:val="24"/>
          <w:lang w:val="en-US" w:eastAsia="zh-CN"/>
        </w:rPr>
        <w:t>乙方</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提供数据统计服务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包括但不限于：商品销售数据、订单数据、用户数据，并提供查询与分析服务</w:t>
      </w:r>
      <w:r>
        <w:rPr>
          <w:rFonts w:hint="eastAsia" w:asciiTheme="minorEastAsia" w:hAnsiTheme="minorEastAsia" w:eastAsiaTheme="minorEastAsia" w:cstheme="minorEastAsia"/>
          <w:sz w:val="24"/>
          <w:szCs w:val="24"/>
        </w:rPr>
        <w:t>。</w:t>
      </w:r>
    </w:p>
    <w:p w14:paraId="9CCBE9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以上服务内容的具体情况参照乙方提供的功能手册介绍为准。</w:t>
      </w:r>
    </w:p>
    <w:p w14:paraId="184CCEB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权利义务关系</w:t>
      </w:r>
    </w:p>
    <w:p w14:paraId="2BC40BAD">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甲方权利与义务</w:t>
      </w:r>
    </w:p>
    <w:p w14:paraId="77447974">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甲方有权监督阳光优采平台的开发与运营方向，对平台整体规划提出要求，对为丙方提供的服务内容及标准提出优化方案。</w:t>
      </w:r>
    </w:p>
    <w:p w14:paraId="46134EB6">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甲方负责制定商品上架规则及标准，负责对商品上架规则进行及时优化更新。协助乙方处理丙方按周报送的上架商品申请，反馈审核通过情况，配合乙方对未审批通过上架商品进行有效处理。</w:t>
      </w:r>
    </w:p>
    <w:p w14:paraId="3C83A0A0">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审核平台各项服务内容及数据使用情况，对丙方享有本协议约定的服务内容的有效性、准确性、及时性进行监督检查，对丙方在阳光优采平台产生的订单数据、合同数据、物流数据及各种分析数据等敏感数据，制定数据安全规定，协同乙方共同实施。</w:t>
      </w:r>
    </w:p>
    <w:p w14:paraId="6DFC919E">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甲方有权按本协议约定收取丙方数据服务费用，在丙方违约的情况下暂停提供商品上架申请及相关数据传输与处理服务，待丙方正确履约后恢复以上服务。</w:t>
      </w:r>
    </w:p>
    <w:p w14:paraId="4F7C1AB0">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甲方保证提供数据服务时所采用的数据来源合法合规，保障向乙方提供的数据符合法律法规要求。</w:t>
      </w:r>
    </w:p>
    <w:p w14:paraId="172565C5">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甲方保证提供的各项服务数据及时、准确，若出现数据错误或误判引发用户争议，须协同乙方快速响应并妥善处理。</w:t>
      </w:r>
    </w:p>
    <w:p w14:paraId="17D92897">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乙方权利与义务</w:t>
      </w:r>
    </w:p>
    <w:p w14:paraId="3A58D2F1">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乙方有权优化阳光优采平台各项功能，有权要求丙方正确使用平台各项功能，对丙方出现的不恰当或错误使用行为进行制止或警告。</w:t>
      </w:r>
    </w:p>
    <w:p w14:paraId="2F073BF8">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乙方有权对丙方上架商品进行审查，对出现的与上架标准不符的商品进行及时下架，并同步信息给甲方和丙方。</w:t>
      </w:r>
    </w:p>
    <w:p w14:paraId="1EB3F2B0">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乙方有权及时处理平台反馈的对丙方商品不满意或投诉事项，与丙方保持沟通，督促丙方处理由于丙方原因造成的买卖问题，并将信息报备甲方。</w:t>
      </w:r>
    </w:p>
    <w:p w14:paraId="08FAD2EE">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乙方有权按期收取丙方</w:t>
      </w:r>
      <w:ins w:id="22" w:author="张大憨" w:date="2025-08-21T15:53:05Z">
        <w:r>
          <w:rPr>
            <w:rFonts w:hint="eastAsia" w:asciiTheme="minorEastAsia" w:hAnsiTheme="minorEastAsia" w:eastAsiaTheme="minorEastAsia" w:cstheme="minorEastAsia"/>
            <w:b w:val="0"/>
            <w:bCs w:val="0"/>
            <w:sz w:val="24"/>
            <w:szCs w:val="24"/>
            <w:lang w:val="en-US" w:eastAsia="zh-CN"/>
          </w:rPr>
          <w:t>技术</w:t>
        </w:r>
      </w:ins>
      <w:r>
        <w:rPr>
          <w:rFonts w:hint="eastAsia" w:asciiTheme="minorEastAsia" w:hAnsiTheme="minorEastAsia" w:eastAsiaTheme="minorEastAsia" w:cstheme="minorEastAsia"/>
          <w:b w:val="0"/>
          <w:bCs w:val="0"/>
          <w:sz w:val="24"/>
          <w:szCs w:val="24"/>
          <w:lang w:val="en-US" w:eastAsia="zh-CN"/>
        </w:rPr>
        <w:t>服务费用，在丙方逾期的情况下暂停丙方阳光优采平台的使用权，待丙方正确履约完成后开通权限。</w:t>
      </w:r>
    </w:p>
    <w:p w14:paraId="3DBFC71C">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乙方在平台运营期间，须严格按照阳光优采平台功能设计范围使用甲方提供的数据，不得擅自扩大数据应用场景或用于其他非约定用途。</w:t>
      </w:r>
    </w:p>
    <w:p w14:paraId="2E81BCA8">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乙方保证在丙方正确使用平台时所产生的信息，包括：注册信息、订单信息、合同信息、物流信息等，得到有效传输、存储、展示，对丙方修改的信息做到及时</w:t>
      </w:r>
      <w:ins w:id="23" w:author="张大憨" w:date="2025-08-21T15:54:38Z">
        <w:r>
          <w:rPr>
            <w:rFonts w:hint="eastAsia" w:asciiTheme="minorEastAsia" w:hAnsiTheme="minorEastAsia" w:eastAsiaTheme="minorEastAsia" w:cstheme="minorEastAsia"/>
            <w:b w:val="0"/>
            <w:bCs w:val="0"/>
            <w:sz w:val="24"/>
            <w:szCs w:val="24"/>
            <w:lang w:val="en-US" w:eastAsia="zh-CN"/>
          </w:rPr>
          <w:t>响</w:t>
        </w:r>
      </w:ins>
      <w:r>
        <w:rPr>
          <w:rFonts w:hint="eastAsia" w:asciiTheme="minorEastAsia" w:hAnsiTheme="minorEastAsia" w:eastAsiaTheme="minorEastAsia" w:cstheme="minorEastAsia"/>
          <w:b w:val="0"/>
          <w:bCs w:val="0"/>
          <w:sz w:val="24"/>
          <w:szCs w:val="24"/>
          <w:lang w:val="en-US" w:eastAsia="zh-CN"/>
        </w:rPr>
        <w:t>应与处理。</w:t>
      </w:r>
    </w:p>
    <w:p w14:paraId="05FB9715">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乙方保证在授权范围内使用甲方提供的审核数据，在得到丙方允许的情况下使用丙方在阳光优采平台上产生的订单信息、合同信息、收付款信息、物流信息、评价信息、统计分析数据等。</w:t>
      </w:r>
    </w:p>
    <w:p w14:paraId="58EC1092">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乙方负责保障阳光优采平台功能高效运行、安全稳定，确保为丙方提供及时、准确且安全的服务。</w:t>
      </w:r>
    </w:p>
    <w:p w14:paraId="6BA1EBD5">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丙方权利与义务</w:t>
      </w:r>
    </w:p>
    <w:p w14:paraId="531574CF">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丙方享有本协议约定的阳光优采平台提供的各项服务</w:t>
      </w:r>
      <w:ins w:id="24" w:author="张大憨" w:date="2025-08-21T15:55:41Z">
        <w:r>
          <w:rPr>
            <w:rFonts w:hint="eastAsia" w:asciiTheme="minorEastAsia" w:hAnsiTheme="minorEastAsia" w:eastAsiaTheme="minorEastAsia" w:cstheme="minorEastAsia"/>
            <w:b w:val="0"/>
            <w:bCs w:val="0"/>
            <w:sz w:val="24"/>
            <w:szCs w:val="24"/>
            <w:lang w:val="en-US" w:eastAsia="zh-CN"/>
          </w:rPr>
          <w:t>，</w:t>
        </w:r>
      </w:ins>
      <w:r>
        <w:rPr>
          <w:rFonts w:hint="eastAsia" w:asciiTheme="minorEastAsia" w:hAnsiTheme="minorEastAsia" w:eastAsiaTheme="minorEastAsia" w:cstheme="minorEastAsia"/>
          <w:b w:val="0"/>
          <w:bCs w:val="0"/>
          <w:sz w:val="24"/>
          <w:szCs w:val="24"/>
          <w:lang w:val="en-US" w:eastAsia="zh-CN"/>
        </w:rPr>
        <w:t>有权修改因变更原因造成的个人信息变化。</w:t>
      </w:r>
    </w:p>
    <w:p w14:paraId="250654C5">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丙方有权在支付完成甲方数据服务费和乙方</w:t>
      </w:r>
      <w:ins w:id="25" w:author="张大憨" w:date="2025-08-21T15:56:20Z">
        <w:r>
          <w:rPr>
            <w:rFonts w:hint="eastAsia" w:asciiTheme="minorEastAsia" w:hAnsiTheme="minorEastAsia" w:eastAsiaTheme="minorEastAsia" w:cstheme="minorEastAsia"/>
            <w:b w:val="0"/>
            <w:bCs w:val="0"/>
            <w:sz w:val="24"/>
            <w:szCs w:val="24"/>
            <w:lang w:val="en-US" w:eastAsia="zh-CN"/>
          </w:rPr>
          <w:t>技术</w:t>
        </w:r>
      </w:ins>
      <w:r>
        <w:rPr>
          <w:rFonts w:hint="eastAsia" w:asciiTheme="minorEastAsia" w:hAnsiTheme="minorEastAsia" w:eastAsiaTheme="minorEastAsia" w:cstheme="minorEastAsia"/>
          <w:b w:val="0"/>
          <w:bCs w:val="0"/>
          <w:sz w:val="24"/>
          <w:szCs w:val="24"/>
          <w:lang w:val="en-US" w:eastAsia="zh-CN"/>
        </w:rPr>
        <w:t>服务费后，取得相应的增值税专用发票。</w:t>
      </w:r>
    </w:p>
    <w:p w14:paraId="166C645A">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丙方有权在发现商品上架信息、交易信息、数据统计分析、交易记录等出现错误时向乙方及时提出，双方共同解决问题。</w:t>
      </w:r>
    </w:p>
    <w:p w14:paraId="4E242736">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i w:val="0"/>
          <w:iCs w:val="0"/>
          <w:caps w:val="0"/>
          <w:spacing w:val="0"/>
          <w:sz w:val="24"/>
          <w:szCs w:val="24"/>
          <w:shd w:val="clear"/>
        </w:rPr>
        <w:t>丙方上架商品的价格不得超出</w:t>
      </w:r>
      <w:r>
        <w:rPr>
          <w:rFonts w:hint="eastAsia" w:asciiTheme="minorEastAsia" w:hAnsiTheme="minorEastAsia" w:eastAsiaTheme="minorEastAsia" w:cstheme="minorEastAsia"/>
          <w:sz w:val="24"/>
          <w:szCs w:val="24"/>
          <w:lang w:val="en-US" w:eastAsia="zh-CN"/>
        </w:rPr>
        <w:t>全国企业采购交易寻源询价系统</w:t>
      </w:r>
      <w:r>
        <w:rPr>
          <w:rFonts w:hint="eastAsia" w:asciiTheme="minorEastAsia" w:hAnsiTheme="minorEastAsia" w:eastAsiaTheme="minorEastAsia" w:cstheme="minorEastAsia"/>
          <w:i w:val="0"/>
          <w:iCs w:val="0"/>
          <w:caps w:val="0"/>
          <w:spacing w:val="0"/>
          <w:sz w:val="24"/>
          <w:szCs w:val="24"/>
          <w:shd w:val="clear"/>
        </w:rPr>
        <w:t>公示的合理价格区间</w:t>
      </w:r>
      <w:r>
        <w:rPr>
          <w:rFonts w:hint="eastAsia" w:asciiTheme="minorEastAsia" w:hAnsiTheme="minorEastAsia" w:eastAsiaTheme="minorEastAsia" w:cstheme="minorEastAsia"/>
          <w:b w:val="0"/>
          <w:bCs w:val="0"/>
          <w:sz w:val="24"/>
          <w:szCs w:val="24"/>
          <w:lang w:val="en-US" w:eastAsia="zh-CN"/>
        </w:rPr>
        <w:t>。</w:t>
      </w:r>
    </w:p>
    <w:p w14:paraId="6E522197">
      <w:pPr>
        <w:keepNext w:val="0"/>
        <w:keepLines w:val="0"/>
        <w:pageBreakBefore w:val="0"/>
        <w:widowControl w:val="0"/>
        <w:numPr>
          <w:ilvl w:val="0"/>
          <w:numId w:val="7"/>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丙方应严格遵守本协议中数据安全保密条款约定，规范使用阳光优采平台产生的数据，不得违规使用数据。</w:t>
      </w:r>
    </w:p>
    <w:p w14:paraId="819083C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数据安全与隐私保护  </w:t>
      </w:r>
    </w:p>
    <w:p w14:paraId="5B6F48D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w:t>
      </w:r>
      <w:r>
        <w:rPr>
          <w:rFonts w:hint="eastAsia" w:asciiTheme="minorEastAsia" w:hAnsiTheme="minorEastAsia" w:eastAsiaTheme="minorEastAsia" w:cstheme="minorEastAsia"/>
          <w:sz w:val="24"/>
          <w:szCs w:val="24"/>
        </w:rPr>
        <w:t>数据收集范围</w:t>
      </w:r>
      <w:r>
        <w:rPr>
          <w:rFonts w:hint="eastAsia" w:asciiTheme="minorEastAsia" w:hAnsiTheme="minorEastAsia" w:eastAsiaTheme="minorEastAsia" w:cstheme="minorEastAsia"/>
          <w:sz w:val="24"/>
          <w:szCs w:val="24"/>
          <w:lang w:val="en-US" w:eastAsia="zh-CN"/>
        </w:rPr>
        <w:t>包括：</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注册</w:t>
      </w:r>
      <w:r>
        <w:rPr>
          <w:rFonts w:hint="eastAsia" w:asciiTheme="minorEastAsia" w:hAnsiTheme="minorEastAsia" w:eastAsiaTheme="minorEastAsia" w:cstheme="minorEastAsia"/>
          <w:sz w:val="24"/>
          <w:szCs w:val="24"/>
          <w:lang w:val="en-US" w:eastAsia="zh-CN"/>
        </w:rPr>
        <w:t>信息，</w:t>
      </w:r>
      <w:r>
        <w:rPr>
          <w:rFonts w:hint="eastAsia" w:asciiTheme="minorEastAsia" w:hAnsiTheme="minorEastAsia" w:eastAsiaTheme="minorEastAsia" w:cstheme="minorEastAsia"/>
          <w:sz w:val="24"/>
          <w:szCs w:val="24"/>
        </w:rPr>
        <w:t>交易及使用服务时必要的个人信息（如姓名、联系方式、交易记录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订单物流信息</w:t>
      </w:r>
      <w:r>
        <w:rPr>
          <w:rFonts w:hint="eastAsia" w:asciiTheme="minorEastAsia" w:hAnsiTheme="minorEastAsia" w:eastAsiaTheme="minorEastAsia" w:cstheme="minorEastAsia"/>
          <w:sz w:val="24"/>
          <w:szCs w:val="24"/>
        </w:rPr>
        <w:t xml:space="preserve">等），具体以《隐私政策》为准。  </w:t>
      </w:r>
    </w:p>
    <w:p w14:paraId="3840635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平台的数据流转规则包括：</w:t>
      </w:r>
    </w:p>
    <w:p w14:paraId="0218016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甲方向乙方提供的上架商品审核数据仅用于乙方上架商品及反馈对应丙方使用；</w:t>
      </w:r>
    </w:p>
    <w:p w14:paraId="3B03EAD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乙方收集丙方个人信息需明示《隐私政策》并得到丙方书面同意；</w:t>
      </w:r>
    </w:p>
    <w:p w14:paraId="EFC609B2">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三方明确</w:t>
      </w:r>
      <w:r>
        <w:rPr>
          <w:rFonts w:hint="eastAsia" w:asciiTheme="minorEastAsia" w:hAnsiTheme="minorEastAsia" w:eastAsiaTheme="minorEastAsia" w:cstheme="minorEastAsia"/>
          <w:sz w:val="24"/>
          <w:szCs w:val="24"/>
        </w:rPr>
        <w:t>数据安全措施</w:t>
      </w:r>
      <w:r>
        <w:rPr>
          <w:rFonts w:hint="eastAsia" w:asciiTheme="minorEastAsia" w:hAnsiTheme="minorEastAsia" w:eastAsiaTheme="minorEastAsia" w:cstheme="minorEastAsia"/>
          <w:sz w:val="24"/>
          <w:szCs w:val="24"/>
          <w:lang w:val="en-US" w:eastAsia="zh-CN"/>
        </w:rPr>
        <w:t>共同遵守</w:t>
      </w:r>
      <w:r>
        <w:rPr>
          <w:rFonts w:hint="eastAsia" w:asciiTheme="minorEastAsia" w:hAnsiTheme="minorEastAsia" w:eastAsiaTheme="minorEastAsia" w:cstheme="minorEastAsia"/>
          <w:sz w:val="24"/>
          <w:szCs w:val="24"/>
        </w:rPr>
        <w:t xml:space="preserve">：  </w:t>
      </w:r>
    </w:p>
    <w:p w14:paraId="690587D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甲方承诺采用行业标准加密技术存储和传输数据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并对提供的数据保障存储与传输安全；</w:t>
      </w:r>
    </w:p>
    <w:p w14:paraId="051498E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甲乙方需各自</w:t>
      </w:r>
      <w:r>
        <w:rPr>
          <w:rFonts w:hint="eastAsia" w:asciiTheme="minorEastAsia" w:hAnsiTheme="minorEastAsia" w:eastAsiaTheme="minorEastAsia" w:cstheme="minorEastAsia"/>
          <w:sz w:val="24"/>
          <w:szCs w:val="24"/>
        </w:rPr>
        <w:t>建立数据分类分级制度，对敏感信息（如支付信息）进行隔离存储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保障各自使用过程中的数据安全；</w:t>
      </w:r>
    </w:p>
    <w:p w14:paraId="092BAC2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乙方负责丙方账户信息及交易数据安全；</w:t>
      </w:r>
    </w:p>
    <w:p w14:paraId="D3E01C7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丙方因自身操作导致信息泄露等数据事故，自行承担责任</w:t>
      </w:r>
      <w:r>
        <w:rPr>
          <w:rFonts w:hint="eastAsia" w:asciiTheme="minorEastAsia" w:hAnsiTheme="minorEastAsia" w:eastAsiaTheme="minorEastAsia" w:cstheme="minorEastAsia"/>
          <w:sz w:val="24"/>
          <w:szCs w:val="24"/>
        </w:rPr>
        <w:t xml:space="preserve">。  </w:t>
      </w:r>
    </w:p>
    <w:p w14:paraId="D05AD040">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丙方使用阳光优采平台过程中产生的数据，</w:t>
      </w:r>
      <w:r>
        <w:rPr>
          <w:rFonts w:hint="eastAsia" w:asciiTheme="minorEastAsia" w:hAnsiTheme="minorEastAsia" w:eastAsiaTheme="minorEastAsia" w:cstheme="minorEastAsia"/>
          <w:sz w:val="24"/>
          <w:szCs w:val="24"/>
        </w:rPr>
        <w:t>未经</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明示同意，甲方不得将</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数据用于本协议约定以外的用途，或向第三方提供（法律法规或监管要求除外）。</w:t>
      </w:r>
    </w:p>
    <w:p w14:paraId="F4D60C2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保密义务 </w:t>
      </w:r>
    </w:p>
    <w:p w14:paraId="7D75437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各</w:t>
      </w:r>
      <w:r>
        <w:rPr>
          <w:rFonts w:hint="eastAsia" w:asciiTheme="minorEastAsia" w:hAnsiTheme="minorEastAsia" w:eastAsiaTheme="minorEastAsia" w:cstheme="minorEastAsia"/>
          <w:sz w:val="24"/>
          <w:szCs w:val="24"/>
        </w:rPr>
        <w:t>方应对在合作中获知的对方商业秘密、用户数据等保密信息承担保密责任，</w:t>
      </w:r>
      <w:r>
        <w:rPr>
          <w:rFonts w:hint="eastAsia" w:asciiTheme="minorEastAsia" w:hAnsiTheme="minorEastAsia" w:eastAsiaTheme="minorEastAsia" w:cstheme="minorEastAsia"/>
          <w:sz w:val="24"/>
          <w:lang w:eastAsia="zh-Hans"/>
        </w:rPr>
        <w:t>包括但不限于产品、客户、商业、技术、研究、代码、定价、发明、程序、算法、图纸、文件、流程、财务、规章、人事等方面的信息</w:t>
      </w:r>
      <w:ins w:id="26" w:author="张大憨" w:date="2025-08-21T15:59:28Z">
        <w:r>
          <w:rPr>
            <w:rFonts w:hint="eastAsia" w:asciiTheme="minorEastAsia" w:hAnsiTheme="minorEastAsia" w:eastAsiaTheme="minorEastAsia" w:cstheme="minorEastAsia"/>
            <w:sz w:val="24"/>
            <w:lang w:eastAsia="zh-CN"/>
          </w:rPr>
          <w:t>，</w:t>
        </w:r>
      </w:ins>
      <w:r>
        <w:rPr>
          <w:rFonts w:hint="eastAsia" w:asciiTheme="minorEastAsia" w:hAnsiTheme="minorEastAsia" w:eastAsiaTheme="minorEastAsia" w:cstheme="minorEastAsia"/>
          <w:sz w:val="24"/>
          <w:lang w:eastAsia="zh-Hans"/>
        </w:rPr>
        <w:t>披露此类保密信息的方式包括但不限于口头、书面、电子、光纤传输等</w:t>
      </w:r>
      <w:ins w:id="27" w:author="张大憨" w:date="2025-08-21T15:59:29Z">
        <w:r>
          <w:rPr>
            <w:rFonts w:hint="eastAsia" w:asciiTheme="minorEastAsia" w:hAnsiTheme="minorEastAsia" w:eastAsiaTheme="minorEastAsia" w:cstheme="minorEastAsia"/>
            <w:sz w:val="24"/>
            <w:lang w:eastAsia="zh-CN"/>
          </w:rPr>
          <w:t>，</w:t>
        </w:r>
      </w:ins>
      <w:r>
        <w:rPr>
          <w:rFonts w:hint="eastAsia" w:asciiTheme="minorEastAsia" w:hAnsiTheme="minorEastAsia" w:eastAsiaTheme="minorEastAsia" w:cstheme="minorEastAsia"/>
          <w:sz w:val="24"/>
          <w:szCs w:val="24"/>
        </w:rPr>
        <w:t>未经书面同意不得向第三方披露。但</w:t>
      </w:r>
      <w:ins w:id="28" w:author="张大憨" w:date="2025-08-21T15:59:19Z">
        <w:r>
          <w:rPr>
            <w:rFonts w:hint="eastAsia" w:asciiTheme="minorEastAsia" w:hAnsiTheme="minorEastAsia" w:eastAsiaTheme="minorEastAsia" w:cstheme="minorEastAsia"/>
            <w:sz w:val="24"/>
            <w:szCs w:val="24"/>
            <w:lang w:val="en-US" w:eastAsia="zh-CN"/>
          </w:rPr>
          <w:t>各</w:t>
        </w:r>
      </w:ins>
      <w:r>
        <w:rPr>
          <w:rFonts w:hint="eastAsia" w:asciiTheme="minorEastAsia" w:hAnsiTheme="minorEastAsia" w:eastAsiaTheme="minorEastAsia" w:cstheme="minorEastAsia"/>
          <w:sz w:val="24"/>
          <w:szCs w:val="24"/>
        </w:rPr>
        <w:t>方为履行本协议，可将保密信息披露给其管理人员、雇员或代表，信息接收方应保证已与上述人员签订了保密程度不低于本协议的保密协议，并同意为其管理人员、雇员、代表承担连带责任。</w:t>
      </w:r>
    </w:p>
    <w:p w14:paraId="76AFE52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本协议项下包含的甲方数据加工逻辑、乙方系统接口所有技术细节、丙方个人信息及在阳光优采平台的行为数据均数据保密义务范畴，三方只要获悉或掌握，无论何种方式或途径均在本保密义务范畴内。</w:t>
      </w:r>
    </w:p>
    <w:p w14:paraId="668B0EB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保密义务包含丙方获得的甲乙双方提供的未公开服务条款。</w:t>
      </w:r>
    </w:p>
    <w:p w14:paraId="2B9824E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信息接收方应采取的必要、合理措施对信息提供方的商业秘密进行保密，包括但不限于：</w:t>
      </w:r>
    </w:p>
    <w:p w14:paraId="5D3219BE">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（1）参照信息接收方对于类似事项的最高标准或要求进行保密，且不得低于商业上的合理保护程度；</w:t>
      </w:r>
    </w:p>
    <w:p w14:paraId="765871F5">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（2）一旦发现泄密等安全风险，信息接收方应尽其最大的努力阻止风险和损失扩大，并将相关情况立即通知信息提供方，按照信息提供方指示积极配合处理；</w:t>
      </w:r>
    </w:p>
    <w:p w14:paraId="794355ED">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（3）信息接收方应采取有效措施防止任何接收到保密信息的主体（包括但不限于自然人、法人、其他组织）将保密信息向其他第三方泄露；</w:t>
      </w:r>
    </w:p>
    <w:p w14:paraId="174C6522">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（4）不得实施其他任何可能泄露保密信息或者使得保密信息可能处于危险情况的行为。</w:t>
      </w:r>
    </w:p>
    <w:p w14:paraId="3BC89AD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依法应向政府机关披露的信息</w:t>
      </w:r>
      <w:r>
        <w:rPr>
          <w:rFonts w:hint="eastAsia" w:asciiTheme="minorEastAsia" w:hAnsiTheme="minorEastAsia" w:eastAsiaTheme="minorEastAsia" w:cstheme="minorEastAsia"/>
          <w:sz w:val="24"/>
          <w:szCs w:val="24"/>
          <w:lang w:val="en-US" w:eastAsia="zh-CN"/>
        </w:rPr>
        <w:t>及</w:t>
      </w:r>
      <w:r>
        <w:rPr>
          <w:rFonts w:hint="eastAsia" w:asciiTheme="minorEastAsia" w:hAnsiTheme="minorEastAsia" w:eastAsiaTheme="minorEastAsia" w:cstheme="minorEastAsia"/>
          <w:sz w:val="24"/>
          <w:szCs w:val="24"/>
        </w:rPr>
        <w:t>已公开或非因过错而泄露的信息不视为违约</w:t>
      </w:r>
      <w:r>
        <w:rPr>
          <w:rFonts w:hint="eastAsia" w:asciiTheme="minorEastAsia" w:hAnsiTheme="minorEastAsia" w:eastAsiaTheme="minorEastAsia" w:cstheme="minorEastAsia"/>
          <w:sz w:val="24"/>
          <w:szCs w:val="24"/>
          <w:lang w:eastAsia="zh-CN"/>
        </w:rPr>
        <w:t>。</w:t>
      </w:r>
    </w:p>
    <w:p w14:paraId="F20C3D1C">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本条款在协议终止后持续有效。</w:t>
      </w:r>
    </w:p>
    <w:p w14:paraId="25A54DA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费用与支付  </w:t>
      </w:r>
    </w:p>
    <w:p w14:paraId="7F274C11">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本协议项下丙方在完成合同签署、款项收取后对服务进行费用结算，服务费按成交金额的一定比例分段计算，采用成交额递增服务费比例递减的方式，具体如下：</w:t>
      </w:r>
    </w:p>
    <w:tbl>
      <w:tblPr>
        <w:tblStyle w:val="5"/>
        <w:tblW w:w="853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35"/>
        <w:gridCol w:w="3000"/>
        <w:gridCol w:w="3000"/>
      </w:tblGrid>
      <w:tr w14:paraId="33B62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2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91921">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成交金额（上含下不含）</w:t>
            </w:r>
          </w:p>
        </w:tc>
        <w:tc>
          <w:tcPr>
            <w:tcW w:w="30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1F381">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服务费比例</w:t>
            </w:r>
          </w:p>
        </w:tc>
        <w:tc>
          <w:tcPr>
            <w:tcW w:w="30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BD31E1">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服务费比例（优惠50%）</w:t>
            </w:r>
          </w:p>
        </w:tc>
      </w:tr>
      <w:tr w14:paraId="2D4CF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C248B">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5000万以内部分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50903">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38545">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2.50%</w:t>
            </w:r>
          </w:p>
        </w:tc>
      </w:tr>
      <w:tr w14:paraId="244FD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A4566">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5000-7500万部分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2B315">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705D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2.40%</w:t>
            </w:r>
          </w:p>
        </w:tc>
      </w:tr>
      <w:tr w14:paraId="3FFD0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DC8ED">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7500-1亿部分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C86CE">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D8A5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2.30%</w:t>
            </w:r>
          </w:p>
        </w:tc>
      </w:tr>
      <w:tr w14:paraId="6B7DB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C9D4E">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1亿-1.25亿部分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104F5">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2C792">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2.15%</w:t>
            </w:r>
          </w:p>
        </w:tc>
      </w:tr>
      <w:tr w14:paraId="3E87A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22429">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1.25亿-1.5亿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51577">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95D49">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r w14:paraId="3ED42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6CA3">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1.5亿-1.75亿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AD43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0FD94">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r w14:paraId="03126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C6E22">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1.75亿-2亿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CB2D2">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3.30%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2CCB4">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r w14:paraId="0D9FE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D97DE">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2亿以上部分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2F2C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4D8AC">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bl>
    <w:p w14:paraId="1FB0FAB4">
      <w:pPr>
        <w:pStyle w:val="3"/>
        <w:pageBreakBefore w:val="0"/>
        <w:pBdr>
          <w:top w:val="none" w:color="auto" w:sz="0" w:space="0"/>
          <w:left w:val="none" w:color="auto" w:sz="0" w:space="0"/>
          <w:bottom w:val="none" w:color="auto" w:sz="0" w:space="0"/>
          <w:right w:val="none" w:color="auto" w:sz="0" w:space="0"/>
          <w:between w:val="none" w:color="auto" w:sz="0" w:space="0"/>
        </w:pBdr>
        <w:wordWrap/>
        <w:topLinePunct w:val="0"/>
        <w:bidi w:val="0"/>
        <w:spacing w:line="360" w:lineRule="auto"/>
        <w:jc w:val="both"/>
        <w:outlineLvl w:val="1"/>
        <w:rPr>
          <w:rFonts w:hint="eastAsia" w:asciiTheme="minorEastAsia" w:hAnsiTheme="minorEastAsia" w:eastAsiaTheme="minorEastAsia" w:cstheme="minorEastAsia"/>
          <w:color w:val="auto"/>
          <w:sz w:val="21"/>
          <w:szCs w:val="21"/>
          <w:highlight w:val="none"/>
          <w:shd w:val="clear" w:color="auto" w:fill="auto"/>
        </w:rPr>
      </w:pPr>
      <w:r>
        <w:rPr>
          <w:rFonts w:hint="eastAsia" w:asciiTheme="minorEastAsia" w:hAnsiTheme="minorEastAsia" w:eastAsiaTheme="minorEastAsia" w:cstheme="minorEastAsia"/>
          <w:color w:val="auto"/>
          <w:sz w:val="21"/>
          <w:szCs w:val="21"/>
          <w:highlight w:val="none"/>
          <w:shd w:val="clear" w:color="auto" w:fill="auto"/>
        </w:rPr>
        <w:t xml:space="preserve"> </w:t>
      </w:r>
      <w:r>
        <w:rPr>
          <w:rFonts w:hint="eastAsia" w:asciiTheme="minorEastAsia" w:hAnsiTheme="minorEastAsia" w:eastAsiaTheme="minorEastAsia" w:cstheme="minorEastAsia"/>
          <w:color w:val="auto"/>
          <w:sz w:val="21"/>
          <w:szCs w:val="21"/>
          <w:highlight w:val="none"/>
          <w:shd w:val="clear" w:color="auto" w:fill="auto"/>
          <w:lang w:eastAsia="zh"/>
        </w:rPr>
        <w:t>注：平台推广期间服务费享 50% 优惠，推广期不少于一年，具体截止时间以甲方书面通知为准。</w:t>
      </w:r>
      <w:r>
        <w:rPr>
          <w:rFonts w:hint="eastAsia" w:asciiTheme="minorEastAsia" w:hAnsiTheme="minorEastAsia" w:eastAsiaTheme="minorEastAsia" w:cstheme="minorEastAsia"/>
          <w:color w:val="auto"/>
          <w:sz w:val="21"/>
          <w:szCs w:val="21"/>
          <w:highlight w:val="none"/>
          <w:shd w:val="clear" w:color="auto" w:fill="auto"/>
        </w:rPr>
        <w:t xml:space="preserve"> </w:t>
      </w:r>
    </w:p>
    <w:p w14:paraId="6C16065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ins w:id="29" w:author="数据服务BU" w:date="2025-08-20T18:21:28Z">
        <w:r>
          <w:rPr>
            <w:rFonts w:hint="eastAsia" w:asciiTheme="minorEastAsia" w:hAnsiTheme="minorEastAsia" w:eastAsiaTheme="minorEastAsia" w:cstheme="minorEastAsia"/>
            <w:sz w:val="24"/>
            <w:szCs w:val="24"/>
            <w:lang w:val="en-US" w:eastAsia="zh-CN"/>
          </w:rPr>
          <w:t>基于</w:t>
        </w:r>
      </w:ins>
      <w:ins w:id="30" w:author="数据服务BU" w:date="2025-08-20T18:21:39Z">
        <w:r>
          <w:rPr>
            <w:rFonts w:hint="eastAsia" w:asciiTheme="minorEastAsia" w:hAnsiTheme="minorEastAsia" w:eastAsiaTheme="minorEastAsia" w:cstheme="minorEastAsia"/>
            <w:sz w:val="24"/>
            <w:szCs w:val="24"/>
            <w:lang w:val="en-US" w:eastAsia="zh-CN"/>
          </w:rPr>
          <w:t>甲</w:t>
        </w:r>
      </w:ins>
      <w:ins w:id="31" w:author="数据服务BU" w:date="2025-08-20T18:21:58Z">
        <w:r>
          <w:rPr>
            <w:rFonts w:hint="eastAsia" w:asciiTheme="minorEastAsia" w:hAnsiTheme="minorEastAsia" w:eastAsiaTheme="minorEastAsia" w:cstheme="minorEastAsia"/>
            <w:sz w:val="24"/>
            <w:szCs w:val="24"/>
            <w:lang w:val="en-US" w:eastAsia="zh-CN"/>
          </w:rPr>
          <w:t>方</w:t>
        </w:r>
      </w:ins>
      <w:ins w:id="32" w:author="数据服务BU" w:date="2025-08-21T09:06:18Z">
        <w:r>
          <w:rPr>
            <w:rFonts w:hint="eastAsia" w:asciiTheme="minorEastAsia" w:hAnsiTheme="minorEastAsia" w:eastAsiaTheme="minorEastAsia" w:cstheme="minorEastAsia"/>
            <w:sz w:val="24"/>
            <w:szCs w:val="24"/>
            <w:lang w:val="en-US" w:eastAsia="zh-CN"/>
          </w:rPr>
          <w:t>为</w:t>
        </w:r>
      </w:ins>
      <w:ins w:id="33" w:author="数据服务BU" w:date="2025-08-21T09:06:20Z">
        <w:r>
          <w:rPr>
            <w:rFonts w:hint="eastAsia" w:asciiTheme="minorEastAsia" w:hAnsiTheme="minorEastAsia" w:eastAsiaTheme="minorEastAsia" w:cstheme="minorEastAsia"/>
            <w:sz w:val="24"/>
            <w:szCs w:val="24"/>
            <w:lang w:val="en-US" w:eastAsia="zh-CN"/>
          </w:rPr>
          <w:t>丙方</w:t>
        </w:r>
      </w:ins>
      <w:ins w:id="34" w:author="数据服务BU" w:date="2025-08-21T09:06:21Z">
        <w:r>
          <w:rPr>
            <w:rFonts w:hint="eastAsia" w:asciiTheme="minorEastAsia" w:hAnsiTheme="minorEastAsia" w:eastAsiaTheme="minorEastAsia" w:cstheme="minorEastAsia"/>
            <w:sz w:val="24"/>
            <w:szCs w:val="24"/>
            <w:lang w:val="en-US" w:eastAsia="zh-CN"/>
          </w:rPr>
          <w:t>提供</w:t>
        </w:r>
      </w:ins>
      <w:ins w:id="35" w:author="数据服务BU" w:date="2025-08-21T09:06:22Z">
        <w:r>
          <w:rPr>
            <w:rFonts w:hint="eastAsia" w:asciiTheme="minorEastAsia" w:hAnsiTheme="minorEastAsia" w:eastAsiaTheme="minorEastAsia" w:cstheme="minorEastAsia"/>
            <w:sz w:val="24"/>
            <w:szCs w:val="24"/>
            <w:lang w:val="en-US" w:eastAsia="zh-CN"/>
          </w:rPr>
          <w:t>的</w:t>
        </w:r>
      </w:ins>
      <w:ins w:id="36" w:author="数据服务BU" w:date="2025-08-21T09:06:24Z">
        <w:r>
          <w:rPr>
            <w:rFonts w:hint="eastAsia" w:asciiTheme="minorEastAsia" w:hAnsiTheme="minorEastAsia" w:eastAsiaTheme="minorEastAsia" w:cstheme="minorEastAsia"/>
            <w:sz w:val="24"/>
            <w:szCs w:val="24"/>
            <w:lang w:val="en-US" w:eastAsia="zh-CN"/>
          </w:rPr>
          <w:t>数据</w:t>
        </w:r>
      </w:ins>
      <w:ins w:id="37" w:author="数据服务BU" w:date="2025-08-21T09:06:27Z">
        <w:r>
          <w:rPr>
            <w:rFonts w:hint="eastAsia" w:asciiTheme="minorEastAsia" w:hAnsiTheme="minorEastAsia" w:eastAsiaTheme="minorEastAsia" w:cstheme="minorEastAsia"/>
            <w:sz w:val="24"/>
            <w:szCs w:val="24"/>
            <w:lang w:val="en-US" w:eastAsia="zh-CN"/>
          </w:rPr>
          <w:t>服务</w:t>
        </w:r>
      </w:ins>
      <w:ins w:id="38" w:author="数据服务BU" w:date="2025-08-21T09:06:37Z">
        <w:r>
          <w:rPr>
            <w:rFonts w:hint="eastAsia" w:asciiTheme="minorEastAsia" w:hAnsiTheme="minorEastAsia" w:eastAsiaTheme="minorEastAsia" w:cstheme="minorEastAsia"/>
            <w:sz w:val="24"/>
            <w:szCs w:val="24"/>
            <w:lang w:val="en-US" w:eastAsia="zh-CN"/>
          </w:rPr>
          <w:t>，</w:t>
        </w:r>
      </w:ins>
      <w:ins w:id="39" w:author="数据服务BU" w:date="2025-08-21T09:06:41Z">
        <w:r>
          <w:rPr>
            <w:rFonts w:hint="eastAsia" w:asciiTheme="minorEastAsia" w:hAnsiTheme="minorEastAsia" w:eastAsiaTheme="minorEastAsia" w:cstheme="minorEastAsia"/>
            <w:sz w:val="24"/>
            <w:szCs w:val="24"/>
            <w:lang w:val="en-US" w:eastAsia="zh-CN"/>
          </w:rPr>
          <w:t>丙方</w:t>
        </w:r>
      </w:ins>
      <w:ins w:id="40" w:author="数据服务BU" w:date="2025-08-21T09:07:39Z">
        <w:r>
          <w:rPr>
            <w:rFonts w:hint="eastAsia" w:asciiTheme="minorEastAsia" w:hAnsiTheme="minorEastAsia" w:eastAsiaTheme="minorEastAsia" w:cstheme="minorEastAsia"/>
            <w:sz w:val="24"/>
            <w:szCs w:val="24"/>
            <w:lang w:val="en-US" w:eastAsia="zh-CN"/>
          </w:rPr>
          <w:t>按</w:t>
        </w:r>
      </w:ins>
      <w:ins w:id="41" w:author="数据服务BU" w:date="2025-08-21T09:07:42Z">
        <w:r>
          <w:rPr>
            <w:rFonts w:hint="eastAsia" w:asciiTheme="minorEastAsia" w:hAnsiTheme="minorEastAsia" w:eastAsiaTheme="minorEastAsia" w:cstheme="minorEastAsia"/>
            <w:sz w:val="24"/>
            <w:szCs w:val="24"/>
            <w:lang w:val="en-US" w:eastAsia="zh-CN"/>
          </w:rPr>
          <w:t>服务费</w:t>
        </w:r>
      </w:ins>
      <w:ins w:id="42" w:author="数据服务BU" w:date="2025-08-21T09:07:43Z">
        <w:r>
          <w:rPr>
            <w:rFonts w:hint="eastAsia" w:asciiTheme="minorEastAsia" w:hAnsiTheme="minorEastAsia" w:eastAsiaTheme="minorEastAsia" w:cstheme="minorEastAsia"/>
            <w:sz w:val="24"/>
            <w:szCs w:val="24"/>
            <w:lang w:val="en-US" w:eastAsia="zh-CN"/>
          </w:rPr>
          <w:t>的</w:t>
        </w:r>
      </w:ins>
      <w:ins w:id="43" w:author="数据服务BU" w:date="2025-08-21T09:07:47Z">
        <w:r>
          <w:rPr>
            <w:rFonts w:hint="eastAsia" w:asciiTheme="minorEastAsia" w:hAnsiTheme="minorEastAsia" w:eastAsiaTheme="minorEastAsia" w:cstheme="minorEastAsia"/>
            <w:sz w:val="24"/>
            <w:szCs w:val="24"/>
            <w:lang w:val="en-US" w:eastAsia="zh-CN"/>
          </w:rPr>
          <w:t>40</w:t>
        </w:r>
      </w:ins>
      <w:ins w:id="44" w:author="数据服务BU" w:date="2025-08-21T09:07:48Z">
        <w:r>
          <w:rPr>
            <w:rFonts w:hint="eastAsia" w:asciiTheme="minorEastAsia" w:hAnsiTheme="minorEastAsia" w:eastAsiaTheme="minorEastAsia" w:cstheme="minorEastAsia"/>
            <w:sz w:val="24"/>
            <w:szCs w:val="24"/>
            <w:lang w:val="en-US" w:eastAsia="zh-CN"/>
          </w:rPr>
          <w:t>%</w:t>
        </w:r>
      </w:ins>
      <w:ins w:id="45" w:author="数据服务BU" w:date="2025-08-21T09:41:04Z">
        <w:r>
          <w:rPr>
            <w:rFonts w:hint="eastAsia" w:asciiTheme="minorEastAsia" w:hAnsiTheme="minorEastAsia" w:eastAsiaTheme="minorEastAsia" w:cstheme="minorEastAsia"/>
            <w:sz w:val="24"/>
            <w:szCs w:val="24"/>
            <w:lang w:val="en-US" w:eastAsia="zh-CN"/>
          </w:rPr>
          <w:t>向</w:t>
        </w:r>
      </w:ins>
      <w:ins w:id="46" w:author="数据服务BU" w:date="2025-08-21T09:07:54Z">
        <w:r>
          <w:rPr>
            <w:rFonts w:hint="eastAsia" w:asciiTheme="minorEastAsia" w:hAnsiTheme="minorEastAsia" w:eastAsiaTheme="minorEastAsia" w:cstheme="minorEastAsia"/>
            <w:sz w:val="24"/>
            <w:szCs w:val="24"/>
            <w:lang w:val="en-US" w:eastAsia="zh-CN"/>
          </w:rPr>
          <w:t>甲方</w:t>
        </w:r>
      </w:ins>
      <w:ins w:id="47" w:author="数据服务BU" w:date="2025-08-21T09:07:56Z">
        <w:r>
          <w:rPr>
            <w:rFonts w:hint="eastAsia" w:asciiTheme="minorEastAsia" w:hAnsiTheme="minorEastAsia" w:eastAsiaTheme="minorEastAsia" w:cstheme="minorEastAsia"/>
            <w:sz w:val="24"/>
            <w:szCs w:val="24"/>
            <w:lang w:val="en-US" w:eastAsia="zh-CN"/>
          </w:rPr>
          <w:t>支付</w:t>
        </w:r>
      </w:ins>
      <w:ins w:id="48" w:author="数据服务BU" w:date="2025-08-21T09:08:00Z">
        <w:r>
          <w:rPr>
            <w:rFonts w:hint="eastAsia" w:asciiTheme="minorEastAsia" w:hAnsiTheme="minorEastAsia" w:eastAsiaTheme="minorEastAsia" w:cstheme="minorEastAsia"/>
            <w:sz w:val="24"/>
            <w:szCs w:val="24"/>
            <w:lang w:val="en-US" w:eastAsia="zh-CN"/>
          </w:rPr>
          <w:t>数据</w:t>
        </w:r>
      </w:ins>
      <w:ins w:id="49" w:author="数据服务BU" w:date="2025-08-21T09:08:01Z">
        <w:r>
          <w:rPr>
            <w:rFonts w:hint="eastAsia" w:asciiTheme="minorEastAsia" w:hAnsiTheme="minorEastAsia" w:eastAsiaTheme="minorEastAsia" w:cstheme="minorEastAsia"/>
            <w:sz w:val="24"/>
            <w:szCs w:val="24"/>
            <w:lang w:val="en-US" w:eastAsia="zh-CN"/>
          </w:rPr>
          <w:t>服务</w:t>
        </w:r>
      </w:ins>
      <w:ins w:id="50" w:author="数据服务BU" w:date="2025-08-21T09:08:04Z">
        <w:r>
          <w:rPr>
            <w:rFonts w:hint="eastAsia" w:asciiTheme="minorEastAsia" w:hAnsiTheme="minorEastAsia" w:eastAsiaTheme="minorEastAsia" w:cstheme="minorEastAsia"/>
            <w:sz w:val="24"/>
            <w:szCs w:val="24"/>
            <w:lang w:val="en-US" w:eastAsia="zh-CN"/>
          </w:rPr>
          <w:t>费</w:t>
        </w:r>
      </w:ins>
      <w:ins w:id="51" w:author="数据服务BU" w:date="2025-08-21T09:08:06Z">
        <w:r>
          <w:rPr>
            <w:rFonts w:hint="eastAsia" w:asciiTheme="minorEastAsia" w:hAnsiTheme="minorEastAsia" w:eastAsiaTheme="minorEastAsia" w:cstheme="minorEastAsia"/>
            <w:sz w:val="24"/>
            <w:szCs w:val="24"/>
            <w:lang w:val="en-US" w:eastAsia="zh-CN"/>
          </w:rPr>
          <w:t>；</w:t>
        </w:r>
      </w:ins>
      <w:ins w:id="52" w:author="数据服务BU" w:date="2025-08-21T09:08:12Z">
        <w:r>
          <w:rPr>
            <w:rFonts w:hint="eastAsia" w:asciiTheme="minorEastAsia" w:hAnsiTheme="minorEastAsia" w:eastAsiaTheme="minorEastAsia" w:cstheme="minorEastAsia"/>
            <w:sz w:val="24"/>
            <w:szCs w:val="24"/>
            <w:lang w:val="en-US" w:eastAsia="zh-CN"/>
          </w:rPr>
          <w:t>基于</w:t>
        </w:r>
      </w:ins>
      <w:ins w:id="53" w:author="数据服务BU" w:date="2025-08-21T09:08:16Z">
        <w:r>
          <w:rPr>
            <w:rFonts w:hint="eastAsia" w:asciiTheme="minorEastAsia" w:hAnsiTheme="minorEastAsia" w:eastAsiaTheme="minorEastAsia" w:cstheme="minorEastAsia"/>
            <w:sz w:val="24"/>
            <w:szCs w:val="24"/>
            <w:lang w:val="en-US" w:eastAsia="zh-CN"/>
          </w:rPr>
          <w:t>乙方</w:t>
        </w:r>
      </w:ins>
      <w:ins w:id="54" w:author="数据服务BU" w:date="2025-08-21T09:08:17Z">
        <w:r>
          <w:rPr>
            <w:rFonts w:hint="eastAsia" w:asciiTheme="minorEastAsia" w:hAnsiTheme="minorEastAsia" w:eastAsiaTheme="minorEastAsia" w:cstheme="minorEastAsia"/>
            <w:sz w:val="24"/>
            <w:szCs w:val="24"/>
            <w:lang w:val="en-US" w:eastAsia="zh-CN"/>
          </w:rPr>
          <w:t>为</w:t>
        </w:r>
      </w:ins>
      <w:ins w:id="55" w:author="数据服务BU" w:date="2025-08-21T09:08:20Z">
        <w:r>
          <w:rPr>
            <w:rFonts w:hint="eastAsia" w:asciiTheme="minorEastAsia" w:hAnsiTheme="minorEastAsia" w:eastAsiaTheme="minorEastAsia" w:cstheme="minorEastAsia"/>
            <w:sz w:val="24"/>
            <w:szCs w:val="24"/>
            <w:lang w:val="en-US" w:eastAsia="zh-CN"/>
          </w:rPr>
          <w:t>丙方</w:t>
        </w:r>
      </w:ins>
      <w:ins w:id="56" w:author="数据服务BU" w:date="2025-08-21T09:08:21Z">
        <w:r>
          <w:rPr>
            <w:rFonts w:hint="eastAsia" w:asciiTheme="minorEastAsia" w:hAnsiTheme="minorEastAsia" w:eastAsiaTheme="minorEastAsia" w:cstheme="minorEastAsia"/>
            <w:sz w:val="24"/>
            <w:szCs w:val="24"/>
            <w:lang w:val="en-US" w:eastAsia="zh-CN"/>
          </w:rPr>
          <w:t>提供</w:t>
        </w:r>
      </w:ins>
      <w:ins w:id="57" w:author="数据服务BU" w:date="2025-08-21T09:08:22Z">
        <w:r>
          <w:rPr>
            <w:rFonts w:hint="eastAsia" w:asciiTheme="minorEastAsia" w:hAnsiTheme="minorEastAsia" w:eastAsiaTheme="minorEastAsia" w:cstheme="minorEastAsia"/>
            <w:sz w:val="24"/>
            <w:szCs w:val="24"/>
            <w:lang w:val="en-US" w:eastAsia="zh-CN"/>
          </w:rPr>
          <w:t>的</w:t>
        </w:r>
      </w:ins>
      <w:ins w:id="58" w:author="数据服务BU" w:date="2025-08-21T09:10:31Z">
        <w:r>
          <w:rPr>
            <w:rFonts w:hint="eastAsia" w:asciiTheme="minorEastAsia" w:hAnsiTheme="minorEastAsia" w:eastAsiaTheme="minorEastAsia" w:cstheme="minorEastAsia"/>
            <w:sz w:val="24"/>
            <w:szCs w:val="24"/>
            <w:lang w:val="en-US" w:eastAsia="zh-CN"/>
          </w:rPr>
          <w:t>平台</w:t>
        </w:r>
      </w:ins>
      <w:ins w:id="59" w:author="数据服务BU" w:date="2025-08-21T09:10:32Z">
        <w:r>
          <w:rPr>
            <w:rFonts w:hint="eastAsia" w:asciiTheme="minorEastAsia" w:hAnsiTheme="minorEastAsia" w:eastAsiaTheme="minorEastAsia" w:cstheme="minorEastAsia"/>
            <w:sz w:val="24"/>
            <w:szCs w:val="24"/>
            <w:lang w:val="en-US" w:eastAsia="zh-CN"/>
          </w:rPr>
          <w:t>对接、</w:t>
        </w:r>
      </w:ins>
      <w:ins w:id="60" w:author="数据服务BU" w:date="2025-08-21T09:10:38Z">
        <w:r>
          <w:rPr>
            <w:rFonts w:hint="eastAsia" w:asciiTheme="minorEastAsia" w:hAnsiTheme="minorEastAsia" w:eastAsiaTheme="minorEastAsia" w:cstheme="minorEastAsia"/>
            <w:sz w:val="24"/>
            <w:szCs w:val="24"/>
            <w:lang w:val="en-US" w:eastAsia="zh-CN"/>
          </w:rPr>
          <w:t>维护</w:t>
        </w:r>
      </w:ins>
      <w:ins w:id="61" w:author="数据服务BU" w:date="2025-08-21T09:10:39Z">
        <w:r>
          <w:rPr>
            <w:rFonts w:hint="eastAsia" w:asciiTheme="minorEastAsia" w:hAnsiTheme="minorEastAsia" w:eastAsiaTheme="minorEastAsia" w:cstheme="minorEastAsia"/>
            <w:sz w:val="24"/>
            <w:szCs w:val="24"/>
            <w:lang w:val="en-US" w:eastAsia="zh-CN"/>
          </w:rPr>
          <w:t>等</w:t>
        </w:r>
      </w:ins>
      <w:ins w:id="62" w:author="数据服务BU" w:date="2025-08-21T09:10:40Z">
        <w:r>
          <w:rPr>
            <w:rFonts w:hint="eastAsia" w:asciiTheme="minorEastAsia" w:hAnsiTheme="minorEastAsia" w:eastAsiaTheme="minorEastAsia" w:cstheme="minorEastAsia"/>
            <w:sz w:val="24"/>
            <w:szCs w:val="24"/>
            <w:lang w:val="en-US" w:eastAsia="zh-CN"/>
          </w:rPr>
          <w:t>技术</w:t>
        </w:r>
      </w:ins>
      <w:ins w:id="63" w:author="数据服务BU" w:date="2025-08-21T09:10:42Z">
        <w:r>
          <w:rPr>
            <w:rFonts w:hint="eastAsia" w:asciiTheme="minorEastAsia" w:hAnsiTheme="minorEastAsia" w:eastAsiaTheme="minorEastAsia" w:cstheme="minorEastAsia"/>
            <w:sz w:val="24"/>
            <w:szCs w:val="24"/>
            <w:lang w:val="en-US" w:eastAsia="zh-CN"/>
          </w:rPr>
          <w:t>服务</w:t>
        </w:r>
      </w:ins>
      <w:ins w:id="64" w:author="数据服务BU" w:date="2025-08-21T09:10:47Z">
        <w:r>
          <w:rPr>
            <w:rFonts w:hint="eastAsia" w:asciiTheme="minorEastAsia" w:hAnsiTheme="minorEastAsia" w:eastAsiaTheme="minorEastAsia" w:cstheme="minorEastAsia"/>
            <w:sz w:val="24"/>
            <w:szCs w:val="24"/>
            <w:lang w:val="en-US" w:eastAsia="zh-CN"/>
          </w:rPr>
          <w:t>，</w:t>
        </w:r>
      </w:ins>
      <w:ins w:id="65" w:author="数据服务BU" w:date="2025-08-21T09:10:50Z">
        <w:r>
          <w:rPr>
            <w:rFonts w:hint="eastAsia" w:asciiTheme="minorEastAsia" w:hAnsiTheme="minorEastAsia" w:eastAsiaTheme="minorEastAsia" w:cstheme="minorEastAsia"/>
            <w:sz w:val="24"/>
            <w:szCs w:val="24"/>
            <w:lang w:val="en-US" w:eastAsia="zh-CN"/>
          </w:rPr>
          <w:t>丙方</w:t>
        </w:r>
      </w:ins>
      <w:ins w:id="66" w:author="数据服务BU" w:date="2025-08-21T09:10:52Z">
        <w:r>
          <w:rPr>
            <w:rFonts w:hint="eastAsia" w:asciiTheme="minorEastAsia" w:hAnsiTheme="minorEastAsia" w:eastAsiaTheme="minorEastAsia" w:cstheme="minorEastAsia"/>
            <w:sz w:val="24"/>
            <w:szCs w:val="24"/>
            <w:lang w:val="en-US" w:eastAsia="zh-CN"/>
          </w:rPr>
          <w:t>按</w:t>
        </w:r>
      </w:ins>
      <w:ins w:id="67" w:author="数据服务BU" w:date="2025-08-21T09:10:53Z">
        <w:r>
          <w:rPr>
            <w:rFonts w:hint="eastAsia" w:asciiTheme="minorEastAsia" w:hAnsiTheme="minorEastAsia" w:eastAsiaTheme="minorEastAsia" w:cstheme="minorEastAsia"/>
            <w:sz w:val="24"/>
            <w:szCs w:val="24"/>
            <w:lang w:val="en-US" w:eastAsia="zh-CN"/>
          </w:rPr>
          <w:t>服务</w:t>
        </w:r>
      </w:ins>
      <w:ins w:id="68" w:author="数据服务BU" w:date="2025-08-21T09:10:54Z">
        <w:r>
          <w:rPr>
            <w:rFonts w:hint="eastAsia" w:asciiTheme="minorEastAsia" w:hAnsiTheme="minorEastAsia" w:eastAsiaTheme="minorEastAsia" w:cstheme="minorEastAsia"/>
            <w:sz w:val="24"/>
            <w:szCs w:val="24"/>
            <w:lang w:val="en-US" w:eastAsia="zh-CN"/>
          </w:rPr>
          <w:t>费</w:t>
        </w:r>
      </w:ins>
      <w:ins w:id="69" w:author="数据服务BU" w:date="2025-08-21T09:10:56Z">
        <w:r>
          <w:rPr>
            <w:rFonts w:hint="eastAsia" w:asciiTheme="minorEastAsia" w:hAnsiTheme="minorEastAsia" w:eastAsiaTheme="minorEastAsia" w:cstheme="minorEastAsia"/>
            <w:sz w:val="24"/>
            <w:szCs w:val="24"/>
            <w:lang w:val="en-US" w:eastAsia="zh-CN"/>
          </w:rPr>
          <w:t>的</w:t>
        </w:r>
      </w:ins>
      <w:ins w:id="70" w:author="数据服务BU" w:date="2025-08-21T09:10:58Z">
        <w:r>
          <w:rPr>
            <w:rFonts w:hint="eastAsia" w:asciiTheme="minorEastAsia" w:hAnsiTheme="minorEastAsia" w:eastAsiaTheme="minorEastAsia" w:cstheme="minorEastAsia"/>
            <w:sz w:val="24"/>
            <w:szCs w:val="24"/>
            <w:lang w:val="en-US" w:eastAsia="zh-CN"/>
          </w:rPr>
          <w:t>6</w:t>
        </w:r>
      </w:ins>
      <w:ins w:id="71" w:author="数据服务BU" w:date="2025-08-21T09:10:59Z">
        <w:r>
          <w:rPr>
            <w:rFonts w:hint="eastAsia" w:asciiTheme="minorEastAsia" w:hAnsiTheme="minorEastAsia" w:eastAsiaTheme="minorEastAsia" w:cstheme="minorEastAsia"/>
            <w:sz w:val="24"/>
            <w:szCs w:val="24"/>
            <w:lang w:val="en-US" w:eastAsia="zh-CN"/>
          </w:rPr>
          <w:t>0%</w:t>
        </w:r>
      </w:ins>
      <w:ins w:id="72" w:author="数据服务BU" w:date="2025-08-21T09:11:01Z">
        <w:r>
          <w:rPr>
            <w:rFonts w:hint="eastAsia" w:asciiTheme="minorEastAsia" w:hAnsiTheme="minorEastAsia" w:eastAsiaTheme="minorEastAsia" w:cstheme="minorEastAsia"/>
            <w:sz w:val="24"/>
            <w:szCs w:val="24"/>
            <w:lang w:val="en-US" w:eastAsia="zh-CN"/>
          </w:rPr>
          <w:t>向</w:t>
        </w:r>
      </w:ins>
      <w:ins w:id="73" w:author="数据服务BU" w:date="2025-08-20T18:21:49Z">
        <w:r>
          <w:rPr>
            <w:rFonts w:hint="eastAsia" w:asciiTheme="minorEastAsia" w:hAnsiTheme="minorEastAsia" w:eastAsiaTheme="minorEastAsia" w:cstheme="minorEastAsia"/>
            <w:sz w:val="24"/>
            <w:szCs w:val="24"/>
            <w:lang w:val="en-US" w:eastAsia="zh-CN"/>
          </w:rPr>
          <w:t>乙方</w:t>
        </w:r>
      </w:ins>
      <w:ins w:id="74" w:author="数据服务BU" w:date="2025-08-21T09:11:06Z">
        <w:r>
          <w:rPr>
            <w:rFonts w:hint="eastAsia" w:asciiTheme="minorEastAsia" w:hAnsiTheme="minorEastAsia" w:eastAsiaTheme="minorEastAsia" w:cstheme="minorEastAsia"/>
            <w:sz w:val="24"/>
            <w:szCs w:val="24"/>
            <w:lang w:val="en-US" w:eastAsia="zh-CN"/>
          </w:rPr>
          <w:t>支付</w:t>
        </w:r>
      </w:ins>
      <w:ins w:id="75" w:author="数据服务BU" w:date="2025-08-21T09:11:07Z">
        <w:r>
          <w:rPr>
            <w:rFonts w:hint="eastAsia" w:asciiTheme="minorEastAsia" w:hAnsiTheme="minorEastAsia" w:eastAsiaTheme="minorEastAsia" w:cstheme="minorEastAsia"/>
            <w:sz w:val="24"/>
            <w:szCs w:val="24"/>
            <w:lang w:val="en-US" w:eastAsia="zh-CN"/>
          </w:rPr>
          <w:t>技术</w:t>
        </w:r>
      </w:ins>
      <w:ins w:id="76" w:author="数据服务BU" w:date="2025-08-21T09:11:08Z">
        <w:r>
          <w:rPr>
            <w:rFonts w:hint="eastAsia" w:asciiTheme="minorEastAsia" w:hAnsiTheme="minorEastAsia" w:eastAsiaTheme="minorEastAsia" w:cstheme="minorEastAsia"/>
            <w:sz w:val="24"/>
            <w:szCs w:val="24"/>
            <w:lang w:val="en-US" w:eastAsia="zh-CN"/>
          </w:rPr>
          <w:t>服务</w:t>
        </w:r>
      </w:ins>
      <w:ins w:id="77" w:author="数据服务BU" w:date="2025-08-21T09:11:09Z">
        <w:r>
          <w:rPr>
            <w:rFonts w:hint="eastAsia" w:asciiTheme="minorEastAsia" w:hAnsiTheme="minorEastAsia" w:eastAsiaTheme="minorEastAsia" w:cstheme="minorEastAsia"/>
            <w:sz w:val="24"/>
            <w:szCs w:val="24"/>
            <w:lang w:val="en-US" w:eastAsia="zh-CN"/>
          </w:rPr>
          <w:t>费</w:t>
        </w:r>
      </w:ins>
      <w:ins w:id="78" w:author="数据服务BU" w:date="2025-08-21T09:11:10Z">
        <w:r>
          <w:rPr>
            <w:rFonts w:hint="eastAsia" w:asciiTheme="minorEastAsia" w:hAnsiTheme="minorEastAsia" w:eastAsiaTheme="minorEastAsia" w:cstheme="minorEastAsia"/>
            <w:sz w:val="24"/>
            <w:szCs w:val="24"/>
            <w:lang w:val="en-US" w:eastAsia="zh-CN"/>
          </w:rPr>
          <w:t>。</w:t>
        </w:r>
      </w:ins>
      <w:ins w:id="79" w:author="数据服务BU" w:date="2025-08-21T09:12:05Z">
        <w:r>
          <w:rPr>
            <w:rFonts w:hint="eastAsia" w:asciiTheme="minorEastAsia" w:hAnsiTheme="minorEastAsia" w:eastAsiaTheme="minorEastAsia" w:cstheme="minorEastAsia"/>
            <w:sz w:val="24"/>
            <w:szCs w:val="24"/>
            <w:lang w:val="en-US" w:eastAsia="zh-CN"/>
          </w:rPr>
          <w:t>甲乙</w:t>
        </w:r>
      </w:ins>
      <w:ins w:id="80" w:author="数据服务BU" w:date="2025-08-21T09:12:07Z">
        <w:r>
          <w:rPr>
            <w:rFonts w:hint="eastAsia" w:asciiTheme="minorEastAsia" w:hAnsiTheme="minorEastAsia" w:eastAsiaTheme="minorEastAsia" w:cstheme="minorEastAsia"/>
            <w:sz w:val="24"/>
            <w:szCs w:val="24"/>
            <w:lang w:val="en-US" w:eastAsia="zh-CN"/>
          </w:rPr>
          <w:t>方</w:t>
        </w:r>
      </w:ins>
      <w:ins w:id="81" w:author="数据服务BU" w:date="2025-08-21T09:12:09Z">
        <w:r>
          <w:rPr>
            <w:rFonts w:hint="eastAsia" w:asciiTheme="minorEastAsia" w:hAnsiTheme="minorEastAsia" w:eastAsiaTheme="minorEastAsia" w:cstheme="minorEastAsia"/>
            <w:sz w:val="24"/>
            <w:szCs w:val="24"/>
            <w:lang w:val="en-US" w:eastAsia="zh-CN"/>
          </w:rPr>
          <w:t>分别</w:t>
        </w:r>
      </w:ins>
      <w:ins w:id="82" w:author="数据服务BU" w:date="2025-08-21T09:12:15Z">
        <w:r>
          <w:rPr>
            <w:rFonts w:hint="eastAsia" w:asciiTheme="minorEastAsia" w:hAnsiTheme="minorEastAsia" w:eastAsiaTheme="minorEastAsia" w:cstheme="minorEastAsia"/>
            <w:sz w:val="24"/>
            <w:szCs w:val="24"/>
            <w:lang w:val="en-US" w:eastAsia="zh-CN"/>
          </w:rPr>
          <w:t>向</w:t>
        </w:r>
      </w:ins>
      <w:ins w:id="83" w:author="数据服务BU" w:date="2025-08-21T09:41:21Z">
        <w:r>
          <w:rPr>
            <w:rFonts w:hint="eastAsia" w:asciiTheme="minorEastAsia" w:hAnsiTheme="minorEastAsia" w:eastAsiaTheme="minorEastAsia" w:cstheme="minorEastAsia"/>
            <w:sz w:val="24"/>
            <w:szCs w:val="24"/>
            <w:lang w:val="en-US" w:eastAsia="zh-CN"/>
          </w:rPr>
          <w:t>丙</w:t>
        </w:r>
      </w:ins>
      <w:ins w:id="84" w:author="数据服务BU" w:date="2025-08-21T09:12:16Z">
        <w:r>
          <w:rPr>
            <w:rFonts w:hint="eastAsia" w:asciiTheme="minorEastAsia" w:hAnsiTheme="minorEastAsia" w:eastAsiaTheme="minorEastAsia" w:cstheme="minorEastAsia"/>
            <w:sz w:val="24"/>
            <w:szCs w:val="24"/>
            <w:lang w:val="en-US" w:eastAsia="zh-CN"/>
          </w:rPr>
          <w:t>方</w:t>
        </w:r>
      </w:ins>
      <w:ins w:id="85" w:author="数据服务BU" w:date="2025-08-21T09:12:19Z">
        <w:r>
          <w:rPr>
            <w:rFonts w:hint="eastAsia" w:asciiTheme="minorEastAsia" w:hAnsiTheme="minorEastAsia" w:eastAsiaTheme="minorEastAsia" w:cstheme="minorEastAsia"/>
            <w:sz w:val="24"/>
            <w:szCs w:val="24"/>
            <w:lang w:val="en-US" w:eastAsia="zh-CN"/>
          </w:rPr>
          <w:t>开具</w:t>
        </w:r>
      </w:ins>
      <w:ins w:id="86" w:author="数据服务BU" w:date="2025-08-21T09:12:20Z">
        <w:r>
          <w:rPr>
            <w:rFonts w:hint="eastAsia" w:asciiTheme="minorEastAsia" w:hAnsiTheme="minorEastAsia" w:eastAsiaTheme="minorEastAsia" w:cstheme="minorEastAsia"/>
            <w:sz w:val="24"/>
            <w:szCs w:val="24"/>
            <w:lang w:val="en-US" w:eastAsia="zh-CN"/>
          </w:rPr>
          <w:t>相关的</w:t>
        </w:r>
      </w:ins>
      <w:ins w:id="87" w:author="数据服务BU" w:date="2025-08-21T09:12:28Z">
        <w:r>
          <w:rPr>
            <w:rFonts w:hint="eastAsia" w:asciiTheme="minorEastAsia" w:hAnsiTheme="minorEastAsia" w:eastAsiaTheme="minorEastAsia" w:cstheme="minorEastAsia"/>
            <w:sz w:val="24"/>
            <w:szCs w:val="24"/>
            <w:lang w:val="en-US" w:eastAsia="zh-CN"/>
          </w:rPr>
          <w:t>增值税</w:t>
        </w:r>
      </w:ins>
      <w:ins w:id="88" w:author="数据服务BU" w:date="2025-08-21T09:12:34Z">
        <w:r>
          <w:rPr>
            <w:rFonts w:hint="eastAsia" w:asciiTheme="minorEastAsia" w:hAnsiTheme="minorEastAsia" w:eastAsiaTheme="minorEastAsia" w:cstheme="minorEastAsia"/>
            <w:sz w:val="24"/>
            <w:szCs w:val="24"/>
            <w:lang w:val="en-US" w:eastAsia="zh-CN"/>
          </w:rPr>
          <w:t>专用</w:t>
        </w:r>
      </w:ins>
      <w:ins w:id="89" w:author="数据服务BU" w:date="2025-08-21T09:12:37Z">
        <w:r>
          <w:rPr>
            <w:rFonts w:hint="eastAsia" w:asciiTheme="minorEastAsia" w:hAnsiTheme="minorEastAsia" w:eastAsiaTheme="minorEastAsia" w:cstheme="minorEastAsia"/>
            <w:sz w:val="24"/>
            <w:szCs w:val="24"/>
            <w:lang w:val="en-US" w:eastAsia="zh-CN"/>
          </w:rPr>
          <w:t>发票</w:t>
        </w:r>
      </w:ins>
      <w:ins w:id="90" w:author="数据服务BU" w:date="2025-08-21T09:12:39Z">
        <w:r>
          <w:rPr>
            <w:rFonts w:hint="eastAsia" w:asciiTheme="minorEastAsia" w:hAnsiTheme="minorEastAsia" w:eastAsiaTheme="minorEastAsia" w:cstheme="minorEastAsia"/>
            <w:sz w:val="24"/>
            <w:szCs w:val="24"/>
            <w:lang w:val="en-US" w:eastAsia="zh-CN"/>
          </w:rPr>
          <w:t>。</w:t>
        </w:r>
      </w:ins>
    </w:p>
    <w:p w14:paraId="497C380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以上费用计算和分配举例说明：</w:t>
      </w:r>
    </w:p>
    <w:p w14:paraId="54FE60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丙方在</w:t>
      </w:r>
      <w:ins w:id="91" w:author="数据服务BU" w:date="2025-08-21T09:42:08Z">
        <w:r>
          <w:rPr>
            <w:rFonts w:hint="eastAsia" w:asciiTheme="minorEastAsia" w:hAnsiTheme="minorEastAsia" w:eastAsiaTheme="minorEastAsia" w:cstheme="minorEastAsia"/>
            <w:sz w:val="24"/>
            <w:szCs w:val="24"/>
            <w:lang w:val="en-US" w:eastAsia="zh-CN"/>
          </w:rPr>
          <w:t>结算期间</w:t>
        </w:r>
      </w:ins>
      <w:ins w:id="92" w:author="数据服务BU" w:date="2025-08-21T09:42:11Z">
        <w:r>
          <w:rPr>
            <w:rFonts w:hint="eastAsia" w:asciiTheme="minorEastAsia" w:hAnsiTheme="minorEastAsia" w:eastAsiaTheme="minorEastAsia" w:cstheme="minorEastAsia"/>
            <w:sz w:val="24"/>
            <w:szCs w:val="24"/>
            <w:lang w:val="en-US" w:eastAsia="zh-CN"/>
          </w:rPr>
          <w:t>内</w:t>
        </w:r>
      </w:ins>
      <w:r>
        <w:rPr>
          <w:rFonts w:hint="eastAsia" w:asciiTheme="minorEastAsia" w:hAnsiTheme="minorEastAsia" w:eastAsiaTheme="minorEastAsia" w:cstheme="minorEastAsia"/>
          <w:sz w:val="24"/>
          <w:szCs w:val="24"/>
          <w:lang w:val="en-US" w:eastAsia="zh-CN"/>
        </w:rPr>
        <w:t>计算的成交金额为7000万元。</w:t>
      </w:r>
    </w:p>
    <w:p w14:paraId="700CC4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则：25日计算结算额为：5000</w:t>
      </w:r>
      <w:ins w:id="93" w:author="张大憨" w:date="2025-08-21T16:55:15Z">
        <w:r>
          <w:rPr>
            <w:rFonts w:hint="eastAsia" w:asciiTheme="minorEastAsia" w:hAnsiTheme="minorEastAsia" w:eastAsiaTheme="minorEastAsia" w:cstheme="minorEastAsia"/>
            <w:sz w:val="24"/>
            <w:szCs w:val="24"/>
            <w:lang w:val="en-US" w:eastAsia="zh-CN"/>
          </w:rPr>
          <w:t>万元</w:t>
        </w:r>
      </w:ins>
      <w:r>
        <w:rPr>
          <w:rFonts w:hint="eastAsia" w:asciiTheme="minorEastAsia" w:hAnsiTheme="minorEastAsia" w:eastAsiaTheme="minorEastAsia" w:cstheme="minorEastAsia"/>
          <w:sz w:val="24"/>
          <w:szCs w:val="24"/>
          <w:lang w:val="en-US" w:eastAsia="zh-CN"/>
        </w:rPr>
        <w:t>*0.025+2000</w:t>
      </w:r>
      <w:ins w:id="94" w:author="张大憨" w:date="2025-08-21T16:55:20Z">
        <w:r>
          <w:rPr>
            <w:rFonts w:hint="eastAsia" w:asciiTheme="minorEastAsia" w:hAnsiTheme="minorEastAsia" w:eastAsiaTheme="minorEastAsia" w:cstheme="minorEastAsia"/>
            <w:sz w:val="24"/>
            <w:szCs w:val="24"/>
            <w:lang w:val="en-US" w:eastAsia="zh-CN"/>
          </w:rPr>
          <w:t>万元</w:t>
        </w:r>
      </w:ins>
      <w:r>
        <w:rPr>
          <w:rFonts w:hint="eastAsia" w:asciiTheme="minorEastAsia" w:hAnsiTheme="minorEastAsia" w:eastAsiaTheme="minorEastAsia" w:cstheme="minorEastAsia"/>
          <w:sz w:val="24"/>
          <w:szCs w:val="24"/>
          <w:lang w:val="en-US" w:eastAsia="zh-CN"/>
        </w:rPr>
        <w:t>*0.024=125</w:t>
      </w:r>
      <w:ins w:id="95" w:author="张大憨" w:date="2025-08-21T16:55:24Z">
        <w:r>
          <w:rPr>
            <w:rFonts w:hint="eastAsia" w:asciiTheme="minorEastAsia" w:hAnsiTheme="minorEastAsia" w:eastAsiaTheme="minorEastAsia" w:cstheme="minorEastAsia"/>
            <w:sz w:val="24"/>
            <w:szCs w:val="24"/>
            <w:lang w:val="en-US" w:eastAsia="zh-CN"/>
          </w:rPr>
          <w:t>万元</w:t>
        </w:r>
      </w:ins>
      <w:r>
        <w:rPr>
          <w:rFonts w:hint="eastAsia" w:asciiTheme="minorEastAsia" w:hAnsiTheme="minorEastAsia" w:eastAsiaTheme="minorEastAsia" w:cstheme="minorEastAsia"/>
          <w:sz w:val="24"/>
          <w:szCs w:val="24"/>
          <w:lang w:val="en-US" w:eastAsia="zh-CN"/>
        </w:rPr>
        <w:t>+48</w:t>
      </w:r>
      <w:ins w:id="96" w:author="张大憨" w:date="2025-08-21T16:55:26Z">
        <w:r>
          <w:rPr>
            <w:rFonts w:hint="eastAsia" w:asciiTheme="minorEastAsia" w:hAnsiTheme="minorEastAsia" w:eastAsiaTheme="minorEastAsia" w:cstheme="minorEastAsia"/>
            <w:sz w:val="24"/>
            <w:szCs w:val="24"/>
            <w:lang w:val="en-US" w:eastAsia="zh-CN"/>
          </w:rPr>
          <w:t>万元</w:t>
        </w:r>
      </w:ins>
      <w:r>
        <w:rPr>
          <w:rFonts w:hint="eastAsia" w:asciiTheme="minorEastAsia" w:hAnsiTheme="minorEastAsia" w:eastAsiaTheme="minorEastAsia" w:cstheme="minorEastAsia"/>
          <w:sz w:val="24"/>
          <w:szCs w:val="24"/>
          <w:lang w:val="en-US" w:eastAsia="zh-CN"/>
        </w:rPr>
        <w:t>=173万元，</w:t>
      </w:r>
    </w:p>
    <w:p w14:paraId="7BD372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丙方向甲方支付173*40%=69.2万元；向乙方支付173*60%=103.8万元。</w:t>
      </w:r>
    </w:p>
    <w:p w14:paraId="05C6CC5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ins w:id="97" w:author="数据服务BU" w:date="2025-08-21T09:38:17Z"/>
          <w:rFonts w:hint="eastAsia" w:asciiTheme="minorEastAsia" w:hAnsiTheme="minorEastAsia" w:eastAsiaTheme="minorEastAsia" w:cstheme="minorEastAsia"/>
          <w:sz w:val="24"/>
          <w:szCs w:val="24"/>
          <w:lang w:val="en-US" w:eastAsia="zh-CN"/>
        </w:rPr>
      </w:pPr>
      <w:ins w:id="98" w:author="数据服务BU" w:date="2025-08-21T09:13:40Z">
        <w:r>
          <w:rPr>
            <w:rFonts w:hint="eastAsia" w:asciiTheme="minorEastAsia" w:hAnsiTheme="minorEastAsia" w:eastAsiaTheme="minorEastAsia" w:cstheme="minorEastAsia"/>
            <w:sz w:val="24"/>
            <w:szCs w:val="24"/>
            <w:lang w:val="zh-TW" w:eastAsia="zh-TW"/>
          </w:rPr>
          <w:t>结算时间及报表：</w:t>
        </w:r>
      </w:ins>
      <w:ins w:id="99" w:author="数据服务BU" w:date="2025-08-21T09:14:31Z">
        <w:r>
          <w:rPr>
            <w:rFonts w:hint="eastAsia" w:asciiTheme="minorEastAsia" w:hAnsiTheme="minorEastAsia" w:eastAsiaTheme="minorEastAsia" w:cstheme="minorEastAsia"/>
            <w:sz w:val="24"/>
            <w:szCs w:val="24"/>
            <w:lang w:val="en-US" w:eastAsia="zh-CN"/>
          </w:rPr>
          <w:t>数据</w:t>
        </w:r>
      </w:ins>
      <w:ins w:id="100" w:author="数据服务BU" w:date="2025-08-21T09:14:32Z">
        <w:r>
          <w:rPr>
            <w:rFonts w:hint="eastAsia" w:asciiTheme="minorEastAsia" w:hAnsiTheme="minorEastAsia" w:eastAsiaTheme="minorEastAsia" w:cstheme="minorEastAsia"/>
            <w:sz w:val="24"/>
            <w:szCs w:val="24"/>
            <w:lang w:val="en-US" w:eastAsia="zh-CN"/>
          </w:rPr>
          <w:t>/</w:t>
        </w:r>
      </w:ins>
      <w:ins w:id="101" w:author="数据服务BU" w:date="2025-08-21T09:13:40Z">
        <w:r>
          <w:rPr>
            <w:rFonts w:hint="eastAsia" w:asciiTheme="minorEastAsia" w:hAnsiTheme="minorEastAsia" w:eastAsiaTheme="minorEastAsia" w:cstheme="minorEastAsia"/>
            <w:sz w:val="24"/>
            <w:szCs w:val="24"/>
            <w:lang w:val="zh-TW" w:eastAsia="zh-TW"/>
          </w:rPr>
          <w:t>技术服务费用按月结算，结算时点为每月</w:t>
        </w:r>
      </w:ins>
      <w:ins w:id="102" w:author="张大憨" w:date="2025-08-21T16:04:53Z">
        <w:r>
          <w:rPr>
            <w:rFonts w:hint="eastAsia" w:asciiTheme="minorEastAsia" w:hAnsiTheme="minorEastAsia" w:eastAsiaTheme="minorEastAsia" w:cstheme="minorEastAsia"/>
            <w:sz w:val="24"/>
            <w:szCs w:val="24"/>
            <w:lang w:val="en-US" w:eastAsia="zh-CN"/>
          </w:rPr>
          <w:t>26</w:t>
        </w:r>
      </w:ins>
      <w:ins w:id="103" w:author="数据服务BU" w:date="2025-08-21T09:13:40Z">
        <w:r>
          <w:rPr>
            <w:rFonts w:hint="eastAsia" w:asciiTheme="minorEastAsia" w:hAnsiTheme="minorEastAsia" w:eastAsiaTheme="minorEastAsia" w:cstheme="minorEastAsia"/>
            <w:sz w:val="24"/>
            <w:szCs w:val="24"/>
            <w:lang w:val="zh-TW" w:eastAsia="zh-TW"/>
          </w:rPr>
          <w:t>日（以下简称“结算日”）。每月</w:t>
        </w:r>
      </w:ins>
      <w:ins w:id="104" w:author="数据服务BU" w:date="2025-08-21T09:42:25Z">
        <w:r>
          <w:rPr>
            <w:rFonts w:hint="eastAsia" w:asciiTheme="minorEastAsia" w:hAnsiTheme="minorEastAsia" w:eastAsiaTheme="minorEastAsia" w:cstheme="minorEastAsia"/>
            <w:sz w:val="24"/>
            <w:szCs w:val="24"/>
            <w:lang w:val="en-US" w:eastAsia="zh-CN"/>
          </w:rPr>
          <w:t>2</w:t>
        </w:r>
      </w:ins>
      <w:ins w:id="105" w:author="张大憨" w:date="2025-08-21T16:04:56Z">
        <w:r>
          <w:rPr>
            <w:rFonts w:hint="eastAsia" w:asciiTheme="minorEastAsia" w:hAnsiTheme="minorEastAsia" w:eastAsiaTheme="minorEastAsia" w:cstheme="minorEastAsia"/>
            <w:sz w:val="24"/>
            <w:szCs w:val="24"/>
            <w:lang w:val="en-US" w:eastAsia="zh-CN"/>
          </w:rPr>
          <w:t>6</w:t>
        </w:r>
      </w:ins>
      <w:ins w:id="106" w:author="数据服务BU" w:date="2025-08-21T09:13:40Z">
        <w:r>
          <w:rPr>
            <w:rFonts w:hint="eastAsia" w:asciiTheme="minorEastAsia" w:hAnsiTheme="minorEastAsia" w:eastAsiaTheme="minorEastAsia" w:cstheme="minorEastAsia"/>
            <w:sz w:val="24"/>
            <w:szCs w:val="24"/>
            <w:lang w:val="zh-TW" w:eastAsia="zh-TW"/>
          </w:rPr>
          <w:t>日，结算自上月</w:t>
        </w:r>
      </w:ins>
      <w:ins w:id="107" w:author="张大憨" w:date="2025-08-21T16:04:42Z">
        <w:r>
          <w:rPr>
            <w:rFonts w:hint="eastAsia" w:asciiTheme="minorEastAsia" w:hAnsiTheme="minorEastAsia" w:eastAsiaTheme="minorEastAsia" w:cstheme="minorEastAsia"/>
            <w:sz w:val="24"/>
            <w:szCs w:val="24"/>
            <w:lang w:val="en-US" w:eastAsia="zh-CN"/>
          </w:rPr>
          <w:t>25</w:t>
        </w:r>
      </w:ins>
      <w:ins w:id="108" w:author="数据服务BU" w:date="2025-08-21T09:13:40Z">
        <w:r>
          <w:rPr>
            <w:rFonts w:hint="eastAsia" w:asciiTheme="minorEastAsia" w:hAnsiTheme="minorEastAsia" w:eastAsiaTheme="minorEastAsia" w:cstheme="minorEastAsia"/>
            <w:sz w:val="24"/>
            <w:szCs w:val="24"/>
            <w:lang w:val="zh-TW" w:eastAsia="zh-TW"/>
          </w:rPr>
          <w:t>日（</w:t>
        </w:r>
      </w:ins>
      <w:ins w:id="109" w:author="张大憨" w:date="2025-08-21T16:04:45Z">
        <w:r>
          <w:rPr>
            <w:rFonts w:hint="eastAsia" w:asciiTheme="minorEastAsia" w:hAnsiTheme="minorEastAsia" w:eastAsiaTheme="minorEastAsia" w:cstheme="minorEastAsia"/>
            <w:sz w:val="24"/>
            <w:szCs w:val="24"/>
            <w:lang w:val="en-US" w:eastAsia="zh-CN"/>
          </w:rPr>
          <w:t>不</w:t>
        </w:r>
      </w:ins>
      <w:ins w:id="110" w:author="数据服务BU" w:date="2025-08-21T09:13:40Z">
        <w:r>
          <w:rPr>
            <w:rFonts w:hint="eastAsia" w:asciiTheme="minorEastAsia" w:hAnsiTheme="minorEastAsia" w:eastAsiaTheme="minorEastAsia" w:cstheme="minorEastAsia"/>
            <w:sz w:val="24"/>
            <w:szCs w:val="24"/>
            <w:lang w:val="zh-TW" w:eastAsia="zh-TW"/>
          </w:rPr>
          <w:t>含）起至本月</w:t>
        </w:r>
      </w:ins>
      <w:ins w:id="111" w:author="张大憨" w:date="2025-08-21T16:04:46Z">
        <w:r>
          <w:rPr>
            <w:rFonts w:hint="eastAsia" w:asciiTheme="minorEastAsia" w:hAnsiTheme="minorEastAsia" w:eastAsiaTheme="minorEastAsia" w:cstheme="minorEastAsia"/>
            <w:sz w:val="24"/>
            <w:szCs w:val="24"/>
            <w:lang w:val="en-US" w:eastAsia="zh-CN"/>
          </w:rPr>
          <w:t>2</w:t>
        </w:r>
      </w:ins>
      <w:ins w:id="112" w:author="张大憨" w:date="2025-08-21T16:04:47Z">
        <w:r>
          <w:rPr>
            <w:rFonts w:hint="eastAsia" w:asciiTheme="minorEastAsia" w:hAnsiTheme="minorEastAsia" w:eastAsiaTheme="minorEastAsia" w:cstheme="minorEastAsia"/>
            <w:sz w:val="24"/>
            <w:szCs w:val="24"/>
            <w:lang w:val="en-US" w:eastAsia="zh-CN"/>
          </w:rPr>
          <w:t>5</w:t>
        </w:r>
      </w:ins>
      <w:ins w:id="113" w:author="数据服务BU" w:date="2025-08-21T09:13:40Z">
        <w:r>
          <w:rPr>
            <w:rFonts w:hint="eastAsia" w:asciiTheme="minorEastAsia" w:hAnsiTheme="minorEastAsia" w:eastAsiaTheme="minorEastAsia" w:cstheme="minorEastAsia"/>
            <w:sz w:val="24"/>
            <w:szCs w:val="24"/>
            <w:lang w:val="zh-TW" w:eastAsia="zh-TW"/>
          </w:rPr>
          <w:t>日（含）止（该等期间以下称“结算期间”）的服务费。</w:t>
        </w:r>
      </w:ins>
      <w:ins w:id="114" w:author="数据服务BU" w:date="2025-08-21T09:13:09Z">
        <w:r>
          <w:rPr>
            <w:rFonts w:hint="eastAsia" w:asciiTheme="minorEastAsia" w:hAnsiTheme="minorEastAsia" w:eastAsiaTheme="minorEastAsia" w:cstheme="minorEastAsia"/>
            <w:sz w:val="24"/>
            <w:szCs w:val="24"/>
            <w:lang w:val="en-US" w:eastAsia="zh-CN"/>
          </w:rPr>
          <w:t>各方约定每月</w:t>
        </w:r>
      </w:ins>
      <w:ins w:id="115" w:author="张大憨" w:date="2025-08-21T16:05:17Z">
        <w:r>
          <w:rPr>
            <w:rFonts w:hint="eastAsia" w:asciiTheme="minorEastAsia" w:hAnsiTheme="minorEastAsia" w:eastAsiaTheme="minorEastAsia" w:cstheme="minorEastAsia"/>
            <w:sz w:val="24"/>
            <w:szCs w:val="24"/>
            <w:lang w:val="en-US" w:eastAsia="zh-CN"/>
          </w:rPr>
          <w:t>26</w:t>
        </w:r>
      </w:ins>
      <w:ins w:id="116" w:author="数据服务BU" w:date="2025-08-21T09:13:09Z">
        <w:r>
          <w:rPr>
            <w:rFonts w:hint="eastAsia" w:asciiTheme="minorEastAsia" w:hAnsiTheme="minorEastAsia" w:eastAsiaTheme="minorEastAsia" w:cstheme="minorEastAsia"/>
            <w:sz w:val="24"/>
            <w:szCs w:val="24"/>
            <w:lang w:val="en-US" w:eastAsia="zh-CN"/>
          </w:rPr>
          <w:t>日</w:t>
        </w:r>
      </w:ins>
      <w:ins w:id="117" w:author="数据服务BU" w:date="2025-08-21T09:17:33Z">
        <w:r>
          <w:rPr>
            <w:rFonts w:hint="eastAsia" w:asciiTheme="minorEastAsia" w:hAnsiTheme="minorEastAsia" w:eastAsiaTheme="minorEastAsia" w:cstheme="minorEastAsia"/>
            <w:sz w:val="24"/>
            <w:szCs w:val="24"/>
            <w:lang w:val="en-US" w:eastAsia="zh-CN"/>
          </w:rPr>
          <w:t>开始</w:t>
        </w:r>
      </w:ins>
      <w:ins w:id="118" w:author="数据服务BU" w:date="2025-08-21T09:17:35Z">
        <w:r>
          <w:rPr>
            <w:rFonts w:hint="eastAsia" w:asciiTheme="minorEastAsia" w:hAnsiTheme="minorEastAsia" w:eastAsiaTheme="minorEastAsia" w:cstheme="minorEastAsia"/>
            <w:sz w:val="24"/>
            <w:szCs w:val="24"/>
            <w:lang w:val="en-US" w:eastAsia="zh-CN"/>
          </w:rPr>
          <w:t>核对</w:t>
        </w:r>
      </w:ins>
      <w:ins w:id="119" w:author="数据服务BU" w:date="2025-08-21T09:17:46Z">
        <w:r>
          <w:rPr>
            <w:rFonts w:hint="eastAsia" w:asciiTheme="minorEastAsia" w:hAnsiTheme="minorEastAsia" w:eastAsiaTheme="minorEastAsia" w:cstheme="minorEastAsia"/>
            <w:sz w:val="24"/>
            <w:szCs w:val="24"/>
            <w:lang w:val="en-US" w:eastAsia="zh-CN"/>
          </w:rPr>
          <w:t>，</w:t>
        </w:r>
      </w:ins>
      <w:ins w:id="120" w:author="数据服务BU" w:date="2025-08-21T09:17:47Z">
        <w:r>
          <w:rPr>
            <w:rFonts w:hint="eastAsia" w:asciiTheme="minorEastAsia" w:hAnsiTheme="minorEastAsia" w:eastAsiaTheme="minorEastAsia" w:cstheme="minorEastAsia"/>
            <w:sz w:val="24"/>
            <w:szCs w:val="24"/>
            <w:lang w:val="en-US" w:eastAsia="zh-CN"/>
          </w:rPr>
          <w:t>10个</w:t>
        </w:r>
      </w:ins>
      <w:ins w:id="121" w:author="数据服务BU" w:date="2025-08-21T09:17:50Z">
        <w:r>
          <w:rPr>
            <w:rFonts w:hint="eastAsia" w:asciiTheme="minorEastAsia" w:hAnsiTheme="minorEastAsia" w:eastAsiaTheme="minorEastAsia" w:cstheme="minorEastAsia"/>
            <w:sz w:val="24"/>
            <w:szCs w:val="24"/>
            <w:lang w:val="en-US" w:eastAsia="zh-CN"/>
          </w:rPr>
          <w:t>工作日</w:t>
        </w:r>
      </w:ins>
      <w:ins w:id="122" w:author="数据服务BU" w:date="2025-08-21T09:17:52Z">
        <w:r>
          <w:rPr>
            <w:rFonts w:hint="eastAsia" w:asciiTheme="minorEastAsia" w:hAnsiTheme="minorEastAsia" w:eastAsiaTheme="minorEastAsia" w:cstheme="minorEastAsia"/>
            <w:sz w:val="24"/>
            <w:szCs w:val="24"/>
            <w:lang w:val="en-US" w:eastAsia="zh-CN"/>
          </w:rPr>
          <w:t>内</w:t>
        </w:r>
      </w:ins>
      <w:ins w:id="123" w:author="数据服务BU" w:date="2025-08-21T09:18:04Z">
        <w:r>
          <w:rPr>
            <w:rFonts w:hint="eastAsia" w:asciiTheme="minorEastAsia" w:hAnsiTheme="minorEastAsia" w:eastAsiaTheme="minorEastAsia" w:cstheme="minorEastAsia"/>
            <w:sz w:val="24"/>
            <w:szCs w:val="24"/>
            <w:lang w:val="en-US" w:eastAsia="zh-CN"/>
          </w:rPr>
          <w:t>核对</w:t>
        </w:r>
      </w:ins>
      <w:ins w:id="124" w:author="数据服务BU" w:date="2025-08-21T09:18:15Z">
        <w:r>
          <w:rPr>
            <w:rFonts w:hint="eastAsia" w:asciiTheme="minorEastAsia" w:hAnsiTheme="minorEastAsia" w:eastAsiaTheme="minorEastAsia" w:cstheme="minorEastAsia"/>
            <w:sz w:val="24"/>
            <w:szCs w:val="24"/>
            <w:lang w:val="en-US" w:eastAsia="zh-CN"/>
          </w:rPr>
          <w:t>无误</w:t>
        </w:r>
      </w:ins>
      <w:ins w:id="125" w:author="数据服务BU" w:date="2025-08-21T09:18:16Z">
        <w:r>
          <w:rPr>
            <w:rFonts w:hint="eastAsia" w:asciiTheme="minorEastAsia" w:hAnsiTheme="minorEastAsia" w:eastAsiaTheme="minorEastAsia" w:cstheme="minorEastAsia"/>
            <w:sz w:val="24"/>
            <w:szCs w:val="24"/>
            <w:lang w:val="en-US" w:eastAsia="zh-CN"/>
          </w:rPr>
          <w:t>后</w:t>
        </w:r>
      </w:ins>
      <w:ins w:id="126" w:author="数据服务BU" w:date="2025-08-21T09:13:09Z">
        <w:r>
          <w:rPr>
            <w:rFonts w:hint="eastAsia" w:asciiTheme="minorEastAsia" w:hAnsiTheme="minorEastAsia" w:eastAsiaTheme="minorEastAsia" w:cstheme="minorEastAsia"/>
            <w:sz w:val="24"/>
            <w:szCs w:val="24"/>
            <w:lang w:val="en-US" w:eastAsia="zh-CN"/>
          </w:rPr>
          <w:t>，</w:t>
        </w:r>
      </w:ins>
      <w:ins w:id="127" w:author="数据服务BU" w:date="2025-08-21T09:18:54Z">
        <w:r>
          <w:rPr>
            <w:rFonts w:hint="eastAsia" w:asciiTheme="minorEastAsia" w:hAnsiTheme="minorEastAsia" w:eastAsiaTheme="minorEastAsia" w:cstheme="minorEastAsia"/>
            <w:sz w:val="24"/>
            <w:szCs w:val="24"/>
            <w:lang w:val="en-US" w:eastAsia="zh-CN"/>
          </w:rPr>
          <w:t>甲</w:t>
        </w:r>
      </w:ins>
      <w:ins w:id="128" w:author="张大憨" w:date="2025-08-21T16:05:54Z">
        <w:r>
          <w:rPr>
            <w:rFonts w:hint="eastAsia" w:asciiTheme="minorEastAsia" w:hAnsiTheme="minorEastAsia" w:eastAsiaTheme="minorEastAsia" w:cstheme="minorEastAsia"/>
            <w:sz w:val="24"/>
            <w:szCs w:val="24"/>
            <w:lang w:val="en-US" w:eastAsia="zh-CN"/>
          </w:rPr>
          <w:t>丙</w:t>
        </w:r>
      </w:ins>
      <w:ins w:id="129" w:author="张大憨" w:date="2025-08-21T16:06:16Z">
        <w:r>
          <w:rPr>
            <w:rFonts w:hint="eastAsia" w:asciiTheme="minorEastAsia" w:hAnsiTheme="minorEastAsia" w:eastAsiaTheme="minorEastAsia" w:cstheme="minorEastAsia"/>
            <w:sz w:val="24"/>
            <w:szCs w:val="24"/>
            <w:lang w:val="en-US" w:eastAsia="zh-CN"/>
          </w:rPr>
          <w:t>双</w:t>
        </w:r>
      </w:ins>
      <w:ins w:id="130" w:author="张大憨" w:date="2025-08-21T16:05:54Z">
        <w:r>
          <w:rPr>
            <w:rFonts w:hint="eastAsia" w:asciiTheme="minorEastAsia" w:hAnsiTheme="minorEastAsia" w:eastAsiaTheme="minorEastAsia" w:cstheme="minorEastAsia"/>
            <w:sz w:val="24"/>
            <w:szCs w:val="24"/>
            <w:lang w:val="en-US" w:eastAsia="zh-CN"/>
          </w:rPr>
          <w:t>方、</w:t>
        </w:r>
      </w:ins>
      <w:ins w:id="131" w:author="数据服务BU" w:date="2025-08-21T09:18:54Z">
        <w:r>
          <w:rPr>
            <w:rFonts w:hint="eastAsia" w:asciiTheme="minorEastAsia" w:hAnsiTheme="minorEastAsia" w:eastAsiaTheme="minorEastAsia" w:cstheme="minorEastAsia"/>
            <w:sz w:val="24"/>
            <w:szCs w:val="24"/>
            <w:lang w:val="en-US" w:eastAsia="zh-CN"/>
          </w:rPr>
          <w:t>乙</w:t>
        </w:r>
      </w:ins>
      <w:ins w:id="132" w:author="数据服务BU" w:date="2025-08-21T09:36:00Z">
        <w:r>
          <w:rPr>
            <w:rFonts w:hint="eastAsia" w:asciiTheme="minorEastAsia" w:hAnsiTheme="minorEastAsia" w:eastAsiaTheme="minorEastAsia" w:cstheme="minorEastAsia"/>
            <w:sz w:val="24"/>
            <w:szCs w:val="24"/>
            <w:lang w:val="en-US" w:eastAsia="zh-CN"/>
          </w:rPr>
          <w:t>丙</w:t>
        </w:r>
      </w:ins>
      <w:ins w:id="133" w:author="张大憨" w:date="2025-08-21T16:06:18Z">
        <w:r>
          <w:rPr>
            <w:rFonts w:hint="eastAsia" w:asciiTheme="minorEastAsia" w:hAnsiTheme="minorEastAsia" w:eastAsiaTheme="minorEastAsia" w:cstheme="minorEastAsia"/>
            <w:sz w:val="24"/>
            <w:szCs w:val="24"/>
            <w:lang w:val="en-US" w:eastAsia="zh-CN"/>
          </w:rPr>
          <w:t>双</w:t>
        </w:r>
      </w:ins>
      <w:ins w:id="134" w:author="数据服务BU" w:date="2025-08-21T09:36:03Z">
        <w:r>
          <w:rPr>
            <w:rFonts w:hint="eastAsia" w:asciiTheme="minorEastAsia" w:hAnsiTheme="minorEastAsia" w:eastAsiaTheme="minorEastAsia" w:cstheme="minorEastAsia"/>
            <w:sz w:val="24"/>
            <w:szCs w:val="24"/>
            <w:lang w:val="en-US" w:eastAsia="zh-CN"/>
          </w:rPr>
          <w:t>方</w:t>
        </w:r>
      </w:ins>
      <w:ins w:id="135" w:author="张大憨" w:date="2025-08-21T16:06:22Z">
        <w:r>
          <w:rPr>
            <w:rFonts w:hint="eastAsia" w:asciiTheme="minorEastAsia" w:hAnsiTheme="minorEastAsia" w:eastAsiaTheme="minorEastAsia" w:cstheme="minorEastAsia"/>
            <w:sz w:val="24"/>
            <w:szCs w:val="24"/>
            <w:lang w:val="en-US" w:eastAsia="zh-CN"/>
          </w:rPr>
          <w:t>分别</w:t>
        </w:r>
      </w:ins>
      <w:ins w:id="136" w:author="数据服务BU" w:date="2025-08-21T09:18:56Z">
        <w:r>
          <w:rPr>
            <w:rFonts w:hint="eastAsia" w:asciiTheme="minorEastAsia" w:hAnsiTheme="minorEastAsia" w:eastAsiaTheme="minorEastAsia" w:cstheme="minorEastAsia"/>
            <w:sz w:val="24"/>
            <w:szCs w:val="24"/>
            <w:lang w:val="en-US" w:eastAsia="zh-CN"/>
          </w:rPr>
          <w:t>在</w:t>
        </w:r>
      </w:ins>
      <w:ins w:id="137" w:author="数据服务BU" w:date="2025-08-21T09:18:57Z">
        <w:r>
          <w:rPr>
            <w:rFonts w:hint="eastAsia" w:asciiTheme="minorEastAsia" w:hAnsiTheme="minorEastAsia" w:eastAsiaTheme="minorEastAsia" w:cstheme="minorEastAsia"/>
            <w:sz w:val="24"/>
            <w:szCs w:val="24"/>
            <w:lang w:val="en-US" w:eastAsia="zh-CN"/>
          </w:rPr>
          <w:t>支付</w:t>
        </w:r>
      </w:ins>
      <w:ins w:id="138" w:author="数据服务BU" w:date="2025-08-21T09:18:58Z">
        <w:r>
          <w:rPr>
            <w:rFonts w:hint="eastAsia" w:asciiTheme="minorEastAsia" w:hAnsiTheme="minorEastAsia" w:eastAsiaTheme="minorEastAsia" w:cstheme="minorEastAsia"/>
            <w:sz w:val="24"/>
            <w:szCs w:val="24"/>
            <w:lang w:val="en-US" w:eastAsia="zh-CN"/>
          </w:rPr>
          <w:t>申请</w:t>
        </w:r>
      </w:ins>
      <w:ins w:id="139" w:author="数据服务BU" w:date="2025-08-21T09:19:02Z">
        <w:r>
          <w:rPr>
            <w:rFonts w:hint="eastAsia" w:asciiTheme="minorEastAsia" w:hAnsiTheme="minorEastAsia" w:eastAsiaTheme="minorEastAsia" w:cstheme="minorEastAsia"/>
            <w:sz w:val="24"/>
            <w:szCs w:val="24"/>
            <w:lang w:val="en-US" w:eastAsia="zh-CN"/>
          </w:rPr>
          <w:t>单上</w:t>
        </w:r>
      </w:ins>
      <w:ins w:id="140" w:author="数据服务BU" w:date="2025-08-21T09:19:04Z">
        <w:r>
          <w:rPr>
            <w:rFonts w:hint="eastAsia" w:asciiTheme="minorEastAsia" w:hAnsiTheme="minorEastAsia" w:eastAsiaTheme="minorEastAsia" w:cstheme="minorEastAsia"/>
            <w:sz w:val="24"/>
            <w:szCs w:val="24"/>
            <w:lang w:val="en-US" w:eastAsia="zh-CN"/>
          </w:rPr>
          <w:t>加盖</w:t>
        </w:r>
      </w:ins>
      <w:ins w:id="141" w:author="数据服务BU" w:date="2025-08-21T09:19:06Z">
        <w:r>
          <w:rPr>
            <w:rFonts w:hint="eastAsia" w:asciiTheme="minorEastAsia" w:hAnsiTheme="minorEastAsia" w:eastAsiaTheme="minorEastAsia" w:cstheme="minorEastAsia"/>
            <w:sz w:val="24"/>
            <w:szCs w:val="24"/>
            <w:lang w:val="en-US" w:eastAsia="zh-CN"/>
          </w:rPr>
          <w:t>公章</w:t>
        </w:r>
      </w:ins>
      <w:ins w:id="142" w:author="数据服务BU" w:date="2025-08-21T09:19:20Z">
        <w:r>
          <w:rPr>
            <w:rFonts w:hint="eastAsia" w:asciiTheme="minorEastAsia" w:hAnsiTheme="minorEastAsia" w:eastAsiaTheme="minorEastAsia" w:cstheme="minorEastAsia"/>
            <w:sz w:val="24"/>
            <w:szCs w:val="24"/>
            <w:lang w:val="en-US" w:eastAsia="zh-CN"/>
          </w:rPr>
          <w:t>。</w:t>
        </w:r>
      </w:ins>
      <w:ins w:id="143" w:author="数据服务BU" w:date="2025-08-21T09:36:25Z">
        <w:r>
          <w:rPr>
            <w:rFonts w:hint="eastAsia" w:asciiTheme="minorEastAsia" w:hAnsiTheme="minorEastAsia" w:eastAsiaTheme="minorEastAsia" w:cstheme="minorEastAsia"/>
            <w:sz w:val="24"/>
            <w:szCs w:val="24"/>
            <w:lang w:val="en-US" w:eastAsia="zh-CN"/>
          </w:rPr>
          <w:t>甲</w:t>
        </w:r>
      </w:ins>
      <w:ins w:id="144" w:author="数据服务BU" w:date="2025-08-21T09:36:29Z">
        <w:r>
          <w:rPr>
            <w:rFonts w:hint="eastAsia" w:asciiTheme="minorEastAsia" w:hAnsiTheme="minorEastAsia" w:eastAsiaTheme="minorEastAsia" w:cstheme="minorEastAsia"/>
            <w:sz w:val="24"/>
            <w:szCs w:val="24"/>
            <w:lang w:val="en-US" w:eastAsia="zh-CN"/>
          </w:rPr>
          <w:t>乙方</w:t>
        </w:r>
      </w:ins>
      <w:ins w:id="145" w:author="数据服务BU" w:date="2025-08-21T09:36:33Z">
        <w:r>
          <w:rPr>
            <w:rFonts w:hint="eastAsia" w:asciiTheme="minorEastAsia" w:hAnsiTheme="minorEastAsia" w:eastAsiaTheme="minorEastAsia" w:cstheme="minorEastAsia"/>
            <w:sz w:val="24"/>
            <w:szCs w:val="24"/>
            <w:lang w:val="en-US" w:eastAsia="zh-CN"/>
          </w:rPr>
          <w:t>向</w:t>
        </w:r>
      </w:ins>
      <w:ins w:id="146" w:author="数据服务BU" w:date="2025-08-21T09:36:39Z">
        <w:r>
          <w:rPr>
            <w:rFonts w:hint="eastAsia" w:asciiTheme="minorEastAsia" w:hAnsiTheme="minorEastAsia" w:eastAsiaTheme="minorEastAsia" w:cstheme="minorEastAsia"/>
            <w:sz w:val="24"/>
            <w:szCs w:val="24"/>
            <w:lang w:val="en-US" w:eastAsia="zh-CN"/>
          </w:rPr>
          <w:t>丙方</w:t>
        </w:r>
      </w:ins>
      <w:ins w:id="147" w:author="数据服务BU" w:date="2025-08-21T09:36:41Z">
        <w:r>
          <w:rPr>
            <w:rFonts w:hint="eastAsia" w:asciiTheme="minorEastAsia" w:hAnsiTheme="minorEastAsia" w:eastAsiaTheme="minorEastAsia" w:cstheme="minorEastAsia"/>
            <w:sz w:val="24"/>
            <w:szCs w:val="24"/>
            <w:lang w:val="en-US" w:eastAsia="zh-CN"/>
          </w:rPr>
          <w:t>开具</w:t>
        </w:r>
      </w:ins>
      <w:ins w:id="148" w:author="数据服务BU" w:date="2025-08-21T09:36:43Z">
        <w:r>
          <w:rPr>
            <w:rFonts w:hint="eastAsia" w:asciiTheme="minorEastAsia" w:hAnsiTheme="minorEastAsia" w:eastAsiaTheme="minorEastAsia" w:cstheme="minorEastAsia"/>
            <w:sz w:val="24"/>
            <w:szCs w:val="24"/>
            <w:lang w:val="en-US" w:eastAsia="zh-CN"/>
          </w:rPr>
          <w:t>相应的</w:t>
        </w:r>
      </w:ins>
      <w:ins w:id="149" w:author="数据服务BU" w:date="2025-08-21T09:36:46Z">
        <w:r>
          <w:rPr>
            <w:rFonts w:hint="eastAsia" w:asciiTheme="minorEastAsia" w:hAnsiTheme="minorEastAsia" w:eastAsiaTheme="minorEastAsia" w:cstheme="minorEastAsia"/>
            <w:sz w:val="24"/>
            <w:szCs w:val="24"/>
            <w:lang w:val="en-US" w:eastAsia="zh-CN"/>
          </w:rPr>
          <w:t>服务</w:t>
        </w:r>
      </w:ins>
      <w:ins w:id="150" w:author="数据服务BU" w:date="2025-08-21T09:36:47Z">
        <w:r>
          <w:rPr>
            <w:rFonts w:hint="eastAsia" w:asciiTheme="minorEastAsia" w:hAnsiTheme="minorEastAsia" w:eastAsiaTheme="minorEastAsia" w:cstheme="minorEastAsia"/>
            <w:sz w:val="24"/>
            <w:szCs w:val="24"/>
            <w:lang w:val="en-US" w:eastAsia="zh-CN"/>
          </w:rPr>
          <w:t>费</w:t>
        </w:r>
      </w:ins>
      <w:ins w:id="151" w:author="数据服务BU" w:date="2025-08-21T09:36:56Z">
        <w:r>
          <w:rPr>
            <w:rFonts w:hint="eastAsia" w:asciiTheme="minorEastAsia" w:hAnsiTheme="minorEastAsia" w:eastAsiaTheme="minorEastAsia" w:cstheme="minorEastAsia"/>
            <w:sz w:val="24"/>
            <w:szCs w:val="24"/>
            <w:lang w:val="en-US" w:eastAsia="zh-CN"/>
          </w:rPr>
          <w:t>增值税</w:t>
        </w:r>
      </w:ins>
      <w:ins w:id="152" w:author="数据服务BU" w:date="2025-08-21T09:36:58Z">
        <w:r>
          <w:rPr>
            <w:rFonts w:hint="eastAsia" w:asciiTheme="minorEastAsia" w:hAnsiTheme="minorEastAsia" w:eastAsiaTheme="minorEastAsia" w:cstheme="minorEastAsia"/>
            <w:sz w:val="24"/>
            <w:szCs w:val="24"/>
            <w:lang w:val="en-US" w:eastAsia="zh-CN"/>
          </w:rPr>
          <w:t>专用</w:t>
        </w:r>
      </w:ins>
      <w:ins w:id="153" w:author="数据服务BU" w:date="2025-08-21T09:36:59Z">
        <w:r>
          <w:rPr>
            <w:rFonts w:hint="eastAsia" w:asciiTheme="minorEastAsia" w:hAnsiTheme="minorEastAsia" w:eastAsiaTheme="minorEastAsia" w:cstheme="minorEastAsia"/>
            <w:sz w:val="24"/>
            <w:szCs w:val="24"/>
            <w:lang w:val="en-US" w:eastAsia="zh-CN"/>
          </w:rPr>
          <w:t>发票</w:t>
        </w:r>
      </w:ins>
      <w:ins w:id="154" w:author="数据服务BU" w:date="2025-08-21T09:13:09Z">
        <w:r>
          <w:rPr>
            <w:rFonts w:hint="eastAsia" w:asciiTheme="minorEastAsia" w:hAnsiTheme="minorEastAsia" w:eastAsiaTheme="minorEastAsia" w:cstheme="minorEastAsia"/>
            <w:sz w:val="24"/>
            <w:szCs w:val="24"/>
            <w:lang w:val="en-US" w:eastAsia="zh-CN"/>
          </w:rPr>
          <w:t>，丙方应在</w:t>
        </w:r>
      </w:ins>
      <w:ins w:id="155" w:author="数据服务BU" w:date="2025-08-21T09:37:09Z">
        <w:r>
          <w:rPr>
            <w:rFonts w:hint="eastAsia" w:asciiTheme="minorEastAsia" w:hAnsiTheme="minorEastAsia" w:eastAsiaTheme="minorEastAsia" w:cstheme="minorEastAsia"/>
            <w:sz w:val="24"/>
            <w:szCs w:val="24"/>
            <w:lang w:val="en-US" w:eastAsia="zh-CN"/>
          </w:rPr>
          <w:t>收到</w:t>
        </w:r>
      </w:ins>
      <w:ins w:id="156" w:author="数据服务BU" w:date="2025-08-21T09:37:16Z">
        <w:r>
          <w:rPr>
            <w:rFonts w:hint="eastAsia" w:asciiTheme="minorEastAsia" w:hAnsiTheme="minorEastAsia" w:eastAsiaTheme="minorEastAsia" w:cstheme="minorEastAsia"/>
            <w:sz w:val="24"/>
            <w:szCs w:val="24"/>
            <w:lang w:val="en-US" w:eastAsia="zh-CN"/>
          </w:rPr>
          <w:t>增值税专用发票</w:t>
        </w:r>
      </w:ins>
      <w:ins w:id="157" w:author="数据服务BU" w:date="2025-08-21T09:13:09Z">
        <w:r>
          <w:rPr>
            <w:rFonts w:hint="eastAsia" w:asciiTheme="minorEastAsia" w:hAnsiTheme="minorEastAsia" w:eastAsiaTheme="minorEastAsia" w:cstheme="minorEastAsia"/>
            <w:sz w:val="24"/>
            <w:szCs w:val="24"/>
            <w:lang w:val="en-US" w:eastAsia="zh-CN"/>
          </w:rPr>
          <w:t>1</w:t>
        </w:r>
      </w:ins>
      <w:ins w:id="158" w:author="数据服务BU" w:date="2025-08-21T09:37:19Z">
        <w:r>
          <w:rPr>
            <w:rFonts w:hint="eastAsia" w:asciiTheme="minorEastAsia" w:hAnsiTheme="minorEastAsia" w:eastAsiaTheme="minorEastAsia" w:cstheme="minorEastAsia"/>
            <w:sz w:val="24"/>
            <w:szCs w:val="24"/>
            <w:lang w:val="en-US" w:eastAsia="zh-CN"/>
          </w:rPr>
          <w:t>0</w:t>
        </w:r>
      </w:ins>
      <w:ins w:id="159" w:author="数据服务BU" w:date="2025-08-21T09:13:09Z">
        <w:r>
          <w:rPr>
            <w:rFonts w:hint="eastAsia" w:asciiTheme="minorEastAsia" w:hAnsiTheme="minorEastAsia" w:eastAsiaTheme="minorEastAsia" w:cstheme="minorEastAsia"/>
            <w:sz w:val="24"/>
            <w:szCs w:val="24"/>
            <w:lang w:val="en-US" w:eastAsia="zh-CN"/>
          </w:rPr>
          <w:t>个工作日内</w:t>
        </w:r>
      </w:ins>
      <w:ins w:id="160" w:author="数据服务BU" w:date="2025-08-21T09:37:35Z">
        <w:r>
          <w:rPr>
            <w:rFonts w:hint="eastAsia" w:asciiTheme="minorEastAsia" w:hAnsiTheme="minorEastAsia" w:eastAsiaTheme="minorEastAsia" w:cstheme="minorEastAsia"/>
            <w:sz w:val="24"/>
            <w:szCs w:val="24"/>
            <w:lang w:val="en-US" w:eastAsia="zh-CN"/>
          </w:rPr>
          <w:t>向</w:t>
        </w:r>
      </w:ins>
      <w:ins w:id="161" w:author="数据服务BU" w:date="2025-08-21T09:37:37Z">
        <w:r>
          <w:rPr>
            <w:rFonts w:hint="eastAsia" w:asciiTheme="minorEastAsia" w:hAnsiTheme="minorEastAsia" w:eastAsiaTheme="minorEastAsia" w:cstheme="minorEastAsia"/>
            <w:sz w:val="24"/>
            <w:szCs w:val="24"/>
            <w:lang w:val="en-US" w:eastAsia="zh-CN"/>
          </w:rPr>
          <w:t>甲乙方</w:t>
        </w:r>
      </w:ins>
      <w:ins w:id="162" w:author="数据服务BU" w:date="2025-08-21T09:37:40Z">
        <w:r>
          <w:rPr>
            <w:rFonts w:hint="eastAsia" w:asciiTheme="minorEastAsia" w:hAnsiTheme="minorEastAsia" w:eastAsiaTheme="minorEastAsia" w:cstheme="minorEastAsia"/>
            <w:sz w:val="24"/>
            <w:szCs w:val="24"/>
            <w:lang w:val="en-US" w:eastAsia="zh-CN"/>
          </w:rPr>
          <w:t>分别</w:t>
        </w:r>
      </w:ins>
      <w:ins w:id="163" w:author="数据服务BU" w:date="2025-08-21T09:37:42Z">
        <w:r>
          <w:rPr>
            <w:rFonts w:hint="eastAsia" w:asciiTheme="minorEastAsia" w:hAnsiTheme="minorEastAsia" w:eastAsiaTheme="minorEastAsia" w:cstheme="minorEastAsia"/>
            <w:sz w:val="24"/>
            <w:szCs w:val="24"/>
            <w:lang w:val="en-US" w:eastAsia="zh-CN"/>
          </w:rPr>
          <w:t>支付</w:t>
        </w:r>
      </w:ins>
      <w:ins w:id="164" w:author="数据服务BU" w:date="2025-08-21T09:43:20Z">
        <w:r>
          <w:rPr>
            <w:rFonts w:hint="eastAsia" w:asciiTheme="minorEastAsia" w:hAnsiTheme="minorEastAsia" w:eastAsiaTheme="minorEastAsia" w:cstheme="minorEastAsia"/>
            <w:sz w:val="24"/>
            <w:szCs w:val="24"/>
            <w:lang w:val="en-US" w:eastAsia="zh-CN"/>
          </w:rPr>
          <w:t>当</w:t>
        </w:r>
      </w:ins>
      <w:ins w:id="165" w:author="数据服务BU" w:date="2025-08-21T09:37:45Z">
        <w:r>
          <w:rPr>
            <w:rFonts w:hint="eastAsia" w:asciiTheme="minorEastAsia" w:hAnsiTheme="minorEastAsia" w:eastAsiaTheme="minorEastAsia" w:cstheme="minorEastAsia"/>
            <w:sz w:val="24"/>
            <w:szCs w:val="24"/>
            <w:lang w:val="en-US" w:eastAsia="zh-CN"/>
          </w:rPr>
          <w:t>期</w:t>
        </w:r>
      </w:ins>
      <w:ins w:id="166" w:author="数据服务BU" w:date="2025-08-21T09:13:09Z">
        <w:r>
          <w:rPr>
            <w:rFonts w:hint="eastAsia" w:asciiTheme="minorEastAsia" w:hAnsiTheme="minorEastAsia" w:eastAsiaTheme="minorEastAsia" w:cstheme="minorEastAsia"/>
            <w:sz w:val="24"/>
            <w:szCs w:val="24"/>
            <w:lang w:val="en-US" w:eastAsia="zh-CN"/>
          </w:rPr>
          <w:t>服务费。</w:t>
        </w:r>
      </w:ins>
    </w:p>
    <w:p w14:paraId="2C50E488">
      <w:pPr>
        <w:numPr>
          <w:ilvl w:val="-1"/>
          <w:numId w:val="0"/>
        </w:numPr>
        <w:spacing w:line="360" w:lineRule="auto"/>
        <w:ind w:leftChars="200" w:firstLine="0" w:firstLineChars="0"/>
        <w:rPr>
          <w:ins w:id="167" w:author="数据服务BU" w:date="2025-08-21T09:38:26Z"/>
          <w:rFonts w:hint="eastAsia" w:asciiTheme="minorEastAsia" w:hAnsiTheme="minorEastAsia" w:eastAsiaTheme="minorEastAsia" w:cstheme="minorEastAsia"/>
          <w:sz w:val="24"/>
          <w:szCs w:val="24"/>
          <w:lang w:val="en-US" w:eastAsia="zh-CN"/>
        </w:rPr>
      </w:pPr>
      <w:ins w:id="168" w:author="数据服务BU" w:date="2025-08-21T09:38:20Z">
        <w:r>
          <w:rPr>
            <w:rFonts w:hint="eastAsia" w:asciiTheme="minorEastAsia" w:hAnsiTheme="minorEastAsia" w:eastAsiaTheme="minorEastAsia" w:cstheme="minorEastAsia"/>
            <w:sz w:val="24"/>
            <w:szCs w:val="24"/>
            <w:lang w:val="en-US" w:eastAsia="zh-CN"/>
          </w:rPr>
          <w:t>甲</w:t>
        </w:r>
      </w:ins>
      <w:ins w:id="169" w:author="数据服务BU" w:date="2025-08-21T09:38:17Z">
        <w:r>
          <w:rPr>
            <w:rFonts w:hint="eastAsia" w:asciiTheme="minorEastAsia" w:hAnsiTheme="minorEastAsia" w:eastAsiaTheme="minorEastAsia" w:cstheme="minorEastAsia"/>
            <w:sz w:val="24"/>
            <w:szCs w:val="24"/>
            <w:lang w:val="en-US" w:eastAsia="zh-CN"/>
          </w:rPr>
          <w:t>乙方用于收取相关费用的指定账户信息如下：</w:t>
        </w:r>
      </w:ins>
    </w:p>
    <w:p w14:paraId="0495ED94">
      <w:pPr>
        <w:numPr>
          <w:ilvl w:val="-1"/>
          <w:numId w:val="0"/>
        </w:numPr>
        <w:spacing w:line="360" w:lineRule="auto"/>
        <w:ind w:leftChars="200" w:firstLine="0" w:firstLineChars="0"/>
        <w:rPr>
          <w:ins w:id="170" w:author="数据服务BU" w:date="2025-08-21T09:38:34Z"/>
          <w:rFonts w:hint="eastAsia" w:asciiTheme="minorEastAsia" w:hAnsiTheme="minorEastAsia" w:eastAsiaTheme="minorEastAsia" w:cstheme="minorEastAsia"/>
          <w:sz w:val="24"/>
          <w:szCs w:val="24"/>
          <w:lang w:val="en-US" w:eastAsia="zh-CN"/>
        </w:rPr>
      </w:pPr>
      <w:ins w:id="171" w:author="数据服务BU" w:date="2025-08-21T09:38:38Z">
        <w:r>
          <w:rPr>
            <w:rFonts w:hint="eastAsia" w:asciiTheme="minorEastAsia" w:hAnsiTheme="minorEastAsia" w:eastAsiaTheme="minorEastAsia" w:cstheme="minorEastAsia"/>
            <w:sz w:val="24"/>
            <w:szCs w:val="24"/>
            <w:lang w:val="en-US" w:eastAsia="zh-CN"/>
          </w:rPr>
          <w:t>甲</w:t>
        </w:r>
      </w:ins>
      <w:ins w:id="172" w:author="数据服务BU" w:date="2025-08-21T09:38:34Z">
        <w:r>
          <w:rPr>
            <w:rFonts w:hint="eastAsia" w:asciiTheme="minorEastAsia" w:hAnsiTheme="minorEastAsia" w:eastAsiaTheme="minorEastAsia" w:cstheme="minorEastAsia"/>
            <w:sz w:val="24"/>
            <w:szCs w:val="24"/>
            <w:lang w:val="en-US" w:eastAsia="zh-CN"/>
          </w:rPr>
          <w:t>方：</w:t>
        </w:r>
      </w:ins>
      <w:ins w:id="173" w:author="数据服务BU" w:date="2025-08-21T09:38:57Z">
        <w:r>
          <w:rPr>
            <w:rFonts w:hint="eastAsia" w:asciiTheme="minorEastAsia" w:hAnsiTheme="minorEastAsia" w:eastAsiaTheme="minorEastAsia" w:cstheme="minorEastAsia"/>
            <w:sz w:val="24"/>
            <w:szCs w:val="24"/>
            <w:u w:val="none"/>
            <w:lang w:val="en-US" w:eastAsia="zh-CN"/>
          </w:rPr>
          <w:t>中资数据科技有限公司</w:t>
        </w:r>
      </w:ins>
    </w:p>
    <w:p w14:paraId="7F9318D3">
      <w:pPr>
        <w:numPr>
          <w:ilvl w:val="-1"/>
          <w:numId w:val="0"/>
        </w:numPr>
        <w:spacing w:line="360" w:lineRule="auto"/>
        <w:ind w:leftChars="200" w:firstLine="0" w:firstLineChars="0"/>
        <w:rPr>
          <w:ins w:id="174" w:author="数据服务BU" w:date="2025-08-21T09:38:34Z"/>
          <w:rFonts w:hint="eastAsia" w:asciiTheme="minorEastAsia" w:hAnsiTheme="minorEastAsia" w:eastAsiaTheme="minorEastAsia" w:cstheme="minorEastAsia"/>
          <w:sz w:val="24"/>
          <w:szCs w:val="24"/>
          <w:lang w:val="en-US" w:eastAsia="zh-CN"/>
        </w:rPr>
      </w:pPr>
      <w:ins w:id="175" w:author="数据服务BU" w:date="2025-08-21T09:38:34Z">
        <w:r>
          <w:rPr>
            <w:rFonts w:hint="eastAsia" w:asciiTheme="minorEastAsia" w:hAnsiTheme="minorEastAsia" w:eastAsiaTheme="minorEastAsia" w:cstheme="minorEastAsia"/>
            <w:sz w:val="24"/>
            <w:szCs w:val="24"/>
            <w:lang w:val="en-US" w:eastAsia="zh-CN"/>
          </w:rPr>
          <w:t>户名：</w:t>
        </w:r>
      </w:ins>
      <w:ins w:id="176" w:author="数据服务BU" w:date="2025-08-21T09:38:59Z">
        <w:r>
          <w:rPr>
            <w:rFonts w:hint="eastAsia" w:asciiTheme="minorEastAsia" w:hAnsiTheme="minorEastAsia" w:eastAsiaTheme="minorEastAsia" w:cstheme="minorEastAsia"/>
            <w:sz w:val="24"/>
            <w:szCs w:val="24"/>
            <w:u w:val="none"/>
            <w:lang w:val="en-US" w:eastAsia="zh-CN"/>
          </w:rPr>
          <w:t>中资数据科技有限公司</w:t>
        </w:r>
      </w:ins>
      <w:ins w:id="177" w:author="数据服务BU" w:date="2025-08-21T09:38:34Z">
        <w:r>
          <w:rPr>
            <w:rFonts w:hint="eastAsia" w:asciiTheme="minorEastAsia" w:hAnsiTheme="minorEastAsia" w:eastAsiaTheme="minorEastAsia" w:cstheme="minorEastAsia"/>
            <w:sz w:val="24"/>
            <w:szCs w:val="24"/>
            <w:lang w:val="en-US" w:eastAsia="zh-CN"/>
          </w:rPr>
          <w:t>  </w:t>
        </w:r>
      </w:ins>
    </w:p>
    <w:p w14:paraId="4F11150D">
      <w:pPr>
        <w:numPr>
          <w:ilvl w:val="-1"/>
          <w:numId w:val="0"/>
        </w:numPr>
        <w:spacing w:line="360" w:lineRule="auto"/>
        <w:ind w:leftChars="200" w:firstLine="0" w:firstLineChars="0"/>
        <w:rPr>
          <w:ins w:id="178" w:author="数据服务BU" w:date="2025-08-21T09:38:34Z"/>
          <w:rFonts w:hint="eastAsia" w:asciiTheme="minorEastAsia" w:hAnsiTheme="minorEastAsia" w:eastAsiaTheme="minorEastAsia" w:cstheme="minorEastAsia"/>
          <w:sz w:val="24"/>
          <w:szCs w:val="24"/>
          <w:lang w:val="en-US" w:eastAsia="zh-CN"/>
        </w:rPr>
      </w:pPr>
      <w:ins w:id="179" w:author="数据服务BU" w:date="2025-08-21T09:38:34Z">
        <w:r>
          <w:rPr>
            <w:rFonts w:hint="eastAsia" w:asciiTheme="minorEastAsia" w:hAnsiTheme="minorEastAsia" w:eastAsiaTheme="minorEastAsia" w:cstheme="minorEastAsia"/>
            <w:sz w:val="24"/>
            <w:szCs w:val="24"/>
            <w:lang w:val="en-US" w:eastAsia="zh-CN"/>
          </w:rPr>
          <w:t>开户行：</w:t>
        </w:r>
      </w:ins>
    </w:p>
    <w:p w14:paraId="5804C1C2">
      <w:pPr>
        <w:numPr>
          <w:ilvl w:val="0"/>
          <w:numId w:val="0"/>
        </w:numPr>
        <w:spacing w:line="360" w:lineRule="auto"/>
        <w:ind w:leftChars="200" w:firstLine="0" w:firstLineChars="0"/>
        <w:rPr>
          <w:ins w:id="180" w:author="数据服务BU" w:date="2025-08-21T09:38:17Z"/>
          <w:rFonts w:hint="eastAsia" w:asciiTheme="minorEastAsia" w:hAnsiTheme="minorEastAsia" w:eastAsiaTheme="minorEastAsia" w:cstheme="minorEastAsia"/>
          <w:sz w:val="28"/>
          <w:szCs w:val="28"/>
          <w:lang w:val="zh-TW" w:eastAsia="zh-TW"/>
        </w:rPr>
      </w:pPr>
      <w:ins w:id="181" w:author="数据服务BU" w:date="2025-08-21T09:38:34Z">
        <w:r>
          <w:rPr>
            <w:rFonts w:hint="eastAsia" w:asciiTheme="minorEastAsia" w:hAnsiTheme="minorEastAsia" w:eastAsiaTheme="minorEastAsia" w:cstheme="minorEastAsia"/>
            <w:sz w:val="24"/>
            <w:szCs w:val="24"/>
            <w:lang w:val="en-US" w:eastAsia="zh-CN"/>
          </w:rPr>
          <w:t>账号：</w:t>
        </w:r>
      </w:ins>
    </w:p>
    <w:p w14:paraId="65EA92D8">
      <w:pPr>
        <w:numPr>
          <w:ilvl w:val="0"/>
          <w:numId w:val="0"/>
        </w:numPr>
        <w:spacing w:line="360" w:lineRule="auto"/>
        <w:ind w:leftChars="200" w:firstLine="0" w:firstLineChars="0"/>
        <w:rPr>
          <w:ins w:id="182" w:author="数据服务BU" w:date="2025-08-21T09:38:17Z"/>
          <w:rFonts w:hint="eastAsia" w:asciiTheme="minorEastAsia" w:hAnsiTheme="minorEastAsia" w:eastAsiaTheme="minorEastAsia" w:cstheme="minorEastAsia"/>
          <w:sz w:val="24"/>
          <w:szCs w:val="24"/>
          <w:lang w:val="en-US" w:eastAsia="zh-CN"/>
        </w:rPr>
      </w:pPr>
      <w:ins w:id="183" w:author="数据服务BU" w:date="2025-08-21T09:38:17Z">
        <w:r>
          <w:rPr>
            <w:rFonts w:hint="eastAsia" w:asciiTheme="minorEastAsia" w:hAnsiTheme="minorEastAsia" w:eastAsiaTheme="minorEastAsia" w:cstheme="minorEastAsia"/>
            <w:sz w:val="24"/>
            <w:szCs w:val="24"/>
            <w:lang w:val="en-US" w:eastAsia="zh-CN"/>
          </w:rPr>
          <w:t>乙方：</w:t>
        </w:r>
      </w:ins>
      <w:ins w:id="184" w:author="数据服务" w:date="2025-09-03T10:53:54Z">
        <w:r>
          <w:rPr>
            <w:rFonts w:hint="eastAsia" w:asciiTheme="minorEastAsia" w:hAnsiTheme="minorEastAsia" w:eastAsiaTheme="minorEastAsia" w:cstheme="minorEastAsia"/>
            <w:sz w:val="24"/>
            <w:szCs w:val="24"/>
            <w:lang w:val="en-US" w:eastAsia="zh-CN"/>
          </w:rPr>
          <w:t>国泰新点软件股份有限公司</w:t>
        </w:r>
      </w:ins>
      <w:ins w:id="185" w:author="数据服务BU" w:date="2025-08-21T09:38:17Z">
        <w:del w:id="186" w:author="数据服务" w:date="2025-09-03T10:53:39Z">
          <w:r>
            <w:rPr>
              <w:rFonts w:hint="eastAsia" w:asciiTheme="minorEastAsia" w:hAnsiTheme="minorEastAsia" w:eastAsiaTheme="minorEastAsia" w:cstheme="minorEastAsia"/>
              <w:sz w:val="24"/>
              <w:szCs w:val="24"/>
              <w:lang w:val="en-US" w:eastAsia="zh-CN"/>
            </w:rPr>
            <w:delText>苏州国泰新点软件有限公司</w:delText>
          </w:r>
        </w:del>
      </w:ins>
    </w:p>
    <w:p w14:paraId="50C6B343">
      <w:pPr>
        <w:numPr>
          <w:ilvl w:val="0"/>
          <w:numId w:val="0"/>
        </w:numPr>
        <w:spacing w:line="360" w:lineRule="auto"/>
        <w:ind w:leftChars="200" w:firstLine="0" w:firstLineChars="0"/>
        <w:rPr>
          <w:ins w:id="187" w:author="数据服务BU" w:date="2025-08-21T09:38:17Z"/>
          <w:rFonts w:hint="eastAsia" w:asciiTheme="minorEastAsia" w:hAnsiTheme="minorEastAsia" w:eastAsiaTheme="minorEastAsia" w:cstheme="minorEastAsia"/>
          <w:sz w:val="24"/>
          <w:szCs w:val="24"/>
          <w:lang w:val="en-US" w:eastAsia="zh-CN"/>
        </w:rPr>
      </w:pPr>
      <w:ins w:id="188" w:author="数据服务BU" w:date="2025-08-21T09:38:17Z">
        <w:r>
          <w:rPr>
            <w:rFonts w:hint="eastAsia" w:asciiTheme="minorEastAsia" w:hAnsiTheme="minorEastAsia" w:eastAsiaTheme="minorEastAsia" w:cstheme="minorEastAsia"/>
            <w:sz w:val="24"/>
            <w:szCs w:val="24"/>
            <w:lang w:val="en-US" w:eastAsia="zh-CN"/>
          </w:rPr>
          <w:t>户名：</w:t>
        </w:r>
      </w:ins>
      <w:ins w:id="189" w:author="数据服务" w:date="2025-09-03T10:53:57Z">
        <w:r>
          <w:rPr>
            <w:rFonts w:hint="eastAsia" w:asciiTheme="minorEastAsia" w:hAnsiTheme="minorEastAsia" w:eastAsiaTheme="minorEastAsia" w:cstheme="minorEastAsia"/>
            <w:sz w:val="24"/>
            <w:szCs w:val="24"/>
            <w:lang w:val="en-US" w:eastAsia="zh-CN"/>
          </w:rPr>
          <w:t>国泰新点软件股份有限公司</w:t>
        </w:r>
      </w:ins>
      <w:ins w:id="190" w:author="数据服务BU" w:date="2025-08-21T09:38:17Z">
        <w:del w:id="191" w:author="数据服务" w:date="2025-09-03T10:53:40Z">
          <w:r>
            <w:rPr>
              <w:rFonts w:hint="eastAsia" w:asciiTheme="minorEastAsia" w:hAnsiTheme="minorEastAsia" w:eastAsiaTheme="minorEastAsia" w:cstheme="minorEastAsia"/>
              <w:sz w:val="24"/>
              <w:szCs w:val="24"/>
              <w:lang w:val="en-US" w:eastAsia="zh-CN"/>
            </w:rPr>
            <w:delText>苏州国泰新点软件有限公司</w:delText>
          </w:r>
        </w:del>
      </w:ins>
      <w:ins w:id="192" w:author="数据服务BU" w:date="2025-08-21T09:38:17Z">
        <w:r>
          <w:rPr>
            <w:rFonts w:hint="eastAsia" w:asciiTheme="minorEastAsia" w:hAnsiTheme="minorEastAsia" w:eastAsiaTheme="minorEastAsia" w:cstheme="minorEastAsia"/>
            <w:sz w:val="24"/>
            <w:szCs w:val="24"/>
            <w:lang w:val="en-US" w:eastAsia="zh-CN"/>
          </w:rPr>
          <w:t>  </w:t>
        </w:r>
      </w:ins>
    </w:p>
    <w:p w14:paraId="2AE2E041">
      <w:pPr>
        <w:numPr>
          <w:ilvl w:val="0"/>
          <w:numId w:val="0"/>
        </w:numPr>
        <w:spacing w:line="360" w:lineRule="auto"/>
        <w:ind w:leftChars="200" w:firstLine="0" w:firstLineChars="0"/>
        <w:rPr>
          <w:ins w:id="193" w:author="数据服务BU" w:date="2025-08-21T09:38:17Z"/>
          <w:rFonts w:hint="eastAsia" w:asciiTheme="minorEastAsia" w:hAnsiTheme="minorEastAsia" w:eastAsiaTheme="minorEastAsia" w:cstheme="minorEastAsia"/>
          <w:sz w:val="24"/>
          <w:szCs w:val="24"/>
          <w:lang w:val="en-US" w:eastAsia="zh-CN"/>
        </w:rPr>
      </w:pPr>
      <w:ins w:id="194" w:author="数据服务BU" w:date="2025-08-21T09:38:17Z">
        <w:r>
          <w:rPr>
            <w:rFonts w:hint="eastAsia" w:asciiTheme="minorEastAsia" w:hAnsiTheme="minorEastAsia" w:eastAsiaTheme="minorEastAsia" w:cstheme="minorEastAsia"/>
            <w:sz w:val="24"/>
            <w:szCs w:val="24"/>
            <w:lang w:val="en-US" w:eastAsia="zh-CN"/>
          </w:rPr>
          <w:t>开户行：</w:t>
        </w:r>
      </w:ins>
      <w:ins w:id="195" w:author="数据服务BU" w:date="2025-08-21T09:38:17Z">
        <w:del w:id="196" w:author="数据服务" w:date="2025-09-03T10:53:37Z">
          <w:r>
            <w:rPr>
              <w:rFonts w:hint="eastAsia" w:asciiTheme="minorEastAsia" w:hAnsiTheme="minorEastAsia" w:eastAsiaTheme="minorEastAsia" w:cstheme="minorEastAsia"/>
              <w:sz w:val="24"/>
              <w:szCs w:val="24"/>
              <w:lang w:val="en-US" w:eastAsia="zh-CN"/>
            </w:rPr>
            <w:delText>中国农业银行股份有限公司江苏自贸试验区苏州片区支行</w:delText>
          </w:r>
        </w:del>
      </w:ins>
    </w:p>
    <w:p w14:paraId="5F4AA19F">
      <w:pPr>
        <w:numPr>
          <w:ilvl w:val="0"/>
          <w:numId w:val="0"/>
        </w:numPr>
        <w:spacing w:line="360" w:lineRule="auto"/>
        <w:ind w:leftChars="200"/>
        <w:rPr>
          <w:ins w:id="197" w:author="数据服务BU" w:date="2025-08-21T09:13:09Z"/>
          <w:rFonts w:hint="eastAsia" w:asciiTheme="minorEastAsia" w:hAnsiTheme="minorEastAsia" w:eastAsiaTheme="minorEastAsia" w:cstheme="minorEastAsia"/>
          <w:lang w:val="en-US" w:eastAsia="zh-CN"/>
        </w:rPr>
      </w:pPr>
      <w:ins w:id="198" w:author="数据服务BU" w:date="2025-08-21T09:38:17Z">
        <w:r>
          <w:rPr>
            <w:rFonts w:hint="eastAsia" w:asciiTheme="minorEastAsia" w:hAnsiTheme="minorEastAsia" w:eastAsiaTheme="minorEastAsia" w:cstheme="minorEastAsia"/>
            <w:sz w:val="24"/>
            <w:szCs w:val="24"/>
            <w:lang w:val="en-US" w:eastAsia="zh-CN"/>
          </w:rPr>
          <w:t>账号：</w:t>
        </w:r>
      </w:ins>
      <w:ins w:id="199" w:author="数据服务BU" w:date="2025-08-21T09:38:17Z">
        <w:del w:id="200" w:author="数据服务" w:date="2025-09-03T10:53:51Z">
          <w:r>
            <w:rPr>
              <w:rFonts w:hint="eastAsia" w:asciiTheme="minorEastAsia" w:hAnsiTheme="minorEastAsia" w:eastAsiaTheme="minorEastAsia" w:cstheme="minorEastAsia"/>
              <w:sz w:val="24"/>
              <w:szCs w:val="24"/>
              <w:lang w:val="en-US" w:eastAsia="zh-CN"/>
            </w:rPr>
            <w:delText>10551101040002395</w:delText>
          </w:r>
        </w:del>
      </w:ins>
    </w:p>
    <w:p w14:paraId="7E2D13C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责任</w:t>
      </w:r>
      <w:r>
        <w:rPr>
          <w:rFonts w:hint="eastAsia" w:asciiTheme="minorEastAsia" w:hAnsiTheme="minorEastAsia" w:eastAsiaTheme="minorEastAsia" w:cstheme="minorEastAsia"/>
          <w:b/>
          <w:bCs/>
          <w:sz w:val="24"/>
          <w:szCs w:val="24"/>
          <w:lang w:val="en-US" w:eastAsia="zh-CN"/>
        </w:rPr>
        <w:t>与免责</w:t>
      </w:r>
      <w:r>
        <w:rPr>
          <w:rFonts w:hint="eastAsia" w:asciiTheme="minorEastAsia" w:hAnsiTheme="minorEastAsia" w:eastAsiaTheme="minorEastAsia" w:cstheme="minorEastAsia"/>
          <w:b/>
          <w:bCs/>
          <w:sz w:val="24"/>
          <w:szCs w:val="24"/>
        </w:rPr>
        <w:t xml:space="preserve">  </w:t>
      </w:r>
    </w:p>
    <w:p w14:paraId="463B01E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甲方不对因不可抗力（如黑客攻击、系统故障）导致的数据泄露或服务中断承担赔偿责任，但应及时采取补救措施。</w:t>
      </w:r>
    </w:p>
    <w:p w14:paraId="698D54B4">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乙方数据整合或二次加工错误导致的用户损失甲方不承担责任，由乙方负责。</w:t>
      </w:r>
    </w:p>
    <w:p w14:paraId="48FE7797">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因阳光优采平台系统漏洞导致丙方信息泄露，由乙方负责。</w:t>
      </w:r>
    </w:p>
    <w:p w14:paraId="30F44E43">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因丙方账号信息管理不擅造成泄露，并形成相应损失，丙方自行承担。</w:t>
      </w:r>
    </w:p>
    <w:p w14:paraId="6842451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如果出现不可抗力（包括但不限于地震、台风、火山爆发、洪涝灾害、战争、地区冲突、国家政策变化等情形），</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方在本协议中的义务在不可抗力影响范围及其持续期间内将中止履行。合作期限可根据中止的期限而作相应延长，但须</w:t>
      </w:r>
      <w:r>
        <w:rPr>
          <w:rFonts w:hint="eastAsia" w:asciiTheme="minorEastAsia" w:hAnsiTheme="minorEastAsia" w:eastAsiaTheme="minorEastAsia" w:cstheme="minorEastAsia"/>
          <w:sz w:val="24"/>
          <w:szCs w:val="24"/>
          <w:lang w:val="en-US" w:eastAsia="zh-CN"/>
        </w:rPr>
        <w:t>各</w:t>
      </w:r>
      <w:r>
        <w:rPr>
          <w:rFonts w:hint="eastAsia" w:asciiTheme="minorEastAsia" w:hAnsiTheme="minorEastAsia" w:eastAsiaTheme="minorEastAsia" w:cstheme="minorEastAsia"/>
          <w:sz w:val="24"/>
          <w:szCs w:val="24"/>
        </w:rPr>
        <w:t xml:space="preserve">方协商一致。任何一方均不会因此而承担责任。 </w:t>
      </w:r>
    </w:p>
    <w:p w14:paraId="7E1009B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协议</w:t>
      </w:r>
      <w:r>
        <w:rPr>
          <w:rFonts w:hint="eastAsia" w:asciiTheme="minorEastAsia" w:hAnsiTheme="minorEastAsia" w:eastAsiaTheme="minorEastAsia" w:cstheme="minorEastAsia"/>
          <w:b/>
          <w:bCs/>
          <w:sz w:val="24"/>
          <w:szCs w:val="24"/>
          <w:lang w:val="en-US" w:eastAsia="zh-CN"/>
        </w:rPr>
        <w:t>生效与</w:t>
      </w:r>
      <w:r>
        <w:rPr>
          <w:rFonts w:hint="eastAsia" w:asciiTheme="minorEastAsia" w:hAnsiTheme="minorEastAsia" w:eastAsiaTheme="minorEastAsia" w:cstheme="minorEastAsia"/>
          <w:b/>
          <w:bCs/>
          <w:sz w:val="24"/>
          <w:szCs w:val="24"/>
        </w:rPr>
        <w:t xml:space="preserve">终止  </w:t>
      </w:r>
    </w:p>
    <w:p w14:paraId="47F8EB08">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本协议一式</w:t>
      </w:r>
      <w:ins w:id="201" w:author="张大憨" w:date="2025-08-21T16:07:55Z">
        <w:r>
          <w:rPr>
            <w:rFonts w:hint="eastAsia" w:asciiTheme="minorEastAsia" w:hAnsiTheme="minorEastAsia" w:eastAsiaTheme="minorEastAsia" w:cstheme="minorEastAsia"/>
            <w:sz w:val="24"/>
            <w:szCs w:val="24"/>
            <w:lang w:val="en-US" w:eastAsia="zh-CN"/>
          </w:rPr>
          <w:t>玖</w:t>
        </w:r>
      </w:ins>
      <w:r>
        <w:rPr>
          <w:rFonts w:hint="eastAsia" w:asciiTheme="minorEastAsia" w:hAnsiTheme="minorEastAsia" w:eastAsiaTheme="minorEastAsia" w:cstheme="minorEastAsia"/>
          <w:sz w:val="24"/>
          <w:szCs w:val="24"/>
          <w:lang w:val="en-US" w:eastAsia="zh-CN"/>
        </w:rPr>
        <w:t>份，三方各执</w:t>
      </w:r>
      <w:ins w:id="202" w:author="张大憨" w:date="2025-08-21T16:07:58Z">
        <w:r>
          <w:rPr>
            <w:rFonts w:hint="eastAsia" w:asciiTheme="minorEastAsia" w:hAnsiTheme="minorEastAsia" w:eastAsiaTheme="minorEastAsia" w:cstheme="minorEastAsia"/>
            <w:sz w:val="24"/>
            <w:szCs w:val="24"/>
            <w:lang w:val="en-US" w:eastAsia="zh-CN"/>
          </w:rPr>
          <w:t>叁</w:t>
        </w:r>
      </w:ins>
      <w:r>
        <w:rPr>
          <w:rFonts w:hint="eastAsia" w:asciiTheme="minorEastAsia" w:hAnsiTheme="minorEastAsia" w:eastAsiaTheme="minorEastAsia" w:cstheme="minorEastAsia"/>
          <w:sz w:val="24"/>
          <w:szCs w:val="24"/>
          <w:lang w:val="en-US" w:eastAsia="zh-CN"/>
        </w:rPr>
        <w:t>份，盖章后生效。</w:t>
      </w:r>
    </w:p>
    <w:p w14:paraId="4F2F4C6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rPr>
        <w:t>协议有效期为协议生效之日起</w:t>
      </w:r>
      <w:r>
        <w:rPr>
          <w:rFonts w:hint="eastAsia" w:asciiTheme="minorEastAsia" w:hAnsiTheme="minorEastAsia" w:eastAsiaTheme="minorEastAsia" w:cstheme="minorEastAsia"/>
          <w:sz w:val="24"/>
          <w:szCs w:val="24"/>
          <w:shd w:val="clear"/>
          <w:lang w:val="en-US" w:eastAsia="zh-CN"/>
        </w:rPr>
        <w:t>1年</w:t>
      </w:r>
      <w:r>
        <w:rPr>
          <w:rFonts w:hint="eastAsia" w:asciiTheme="minorEastAsia" w:hAnsiTheme="minorEastAsia" w:eastAsiaTheme="minorEastAsia" w:cstheme="minorEastAsia"/>
          <w:sz w:val="24"/>
          <w:szCs w:val="24"/>
          <w:shd w:val="clear"/>
        </w:rPr>
        <w:t>。</w:t>
      </w:r>
      <w:r>
        <w:rPr>
          <w:rFonts w:hint="eastAsia" w:asciiTheme="minorEastAsia" w:hAnsiTheme="minorEastAsia" w:eastAsiaTheme="minorEastAsia" w:cstheme="minorEastAsia"/>
          <w:sz w:val="24"/>
          <w:szCs w:val="24"/>
        </w:rPr>
        <w:t xml:space="preserve"> </w:t>
      </w:r>
    </w:p>
    <w:p w14:paraId="C268D430">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甲方有权在</w:t>
      </w:r>
      <w:r>
        <w:rPr>
          <w:rFonts w:hint="eastAsia" w:asciiTheme="minorEastAsia" w:hAnsiTheme="minorEastAsia" w:eastAsiaTheme="minorEastAsia" w:cstheme="minorEastAsia"/>
          <w:sz w:val="24"/>
          <w:szCs w:val="24"/>
          <w:lang w:eastAsia="zh-CN"/>
        </w:rPr>
        <w:t>丙方</w:t>
      </w:r>
      <w:r>
        <w:rPr>
          <w:rFonts w:hint="eastAsia" w:asciiTheme="minorEastAsia" w:hAnsiTheme="minorEastAsia" w:eastAsiaTheme="minorEastAsia" w:cstheme="minorEastAsia"/>
          <w:sz w:val="24"/>
          <w:szCs w:val="24"/>
        </w:rPr>
        <w:t>违反协议（如滥用数据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未及时支付结算款项等</w:t>
      </w:r>
      <w:r>
        <w:rPr>
          <w:rFonts w:hint="eastAsia" w:asciiTheme="minorEastAsia" w:hAnsiTheme="minorEastAsia" w:eastAsiaTheme="minorEastAsia" w:cstheme="minorEastAsia"/>
          <w:sz w:val="24"/>
          <w:szCs w:val="24"/>
        </w:rPr>
        <w:t>）时终止服务。</w:t>
      </w:r>
    </w:p>
    <w:p w14:paraId="0B308CD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其他</w:t>
      </w:r>
    </w:p>
    <w:p w14:paraId="74B50A22">
      <w:pPr>
        <w:keepNext w:val="0"/>
        <w:keepLines w:val="0"/>
        <w:pageBreakBefore w:val="0"/>
        <w:widowControl w:val="0"/>
        <w:numPr>
          <w:ilvl w:val="0"/>
          <w:numId w:val="15"/>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本协议未尽事宜，以甲方平台公布的《隐私政策》《用户协议》为准。  </w:t>
      </w:r>
    </w:p>
    <w:p w14:paraId="5B55D942">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争议解决：</w:t>
      </w:r>
      <w:ins w:id="203" w:author="张大憨" w:date="2025-08-22T10:27:07Z">
        <w:r>
          <w:rPr>
            <w:rFonts w:hint="eastAsia" w:asciiTheme="minorEastAsia" w:hAnsiTheme="minorEastAsia" w:eastAsiaTheme="minorEastAsia" w:cstheme="minorEastAsia"/>
            <w:sz w:val="24"/>
            <w:szCs w:val="24"/>
            <w:lang w:val="en-US" w:eastAsia="zh-CN"/>
          </w:rPr>
          <w:t>三</w:t>
        </w:r>
      </w:ins>
      <w:r>
        <w:rPr>
          <w:rFonts w:hint="eastAsia" w:asciiTheme="minorEastAsia" w:hAnsiTheme="minorEastAsia" w:eastAsiaTheme="minorEastAsia" w:cstheme="minorEastAsia"/>
          <w:sz w:val="24"/>
          <w:szCs w:val="24"/>
        </w:rPr>
        <w:t>方协商不成，提交</w:t>
      </w:r>
      <w:ins w:id="204" w:author="数据服务BU" w:date="2025-08-22T18:13:48Z">
        <w:bookmarkStart w:id="0" w:name="_GoBack"/>
        <w:bookmarkEnd w:id="0"/>
        <w:r>
          <w:rPr>
            <w:rFonts w:hint="default" w:asciiTheme="minorEastAsia" w:hAnsiTheme="minorEastAsia" w:eastAsiaTheme="minorEastAsia" w:cstheme="minorEastAsia"/>
            <w:sz w:val="24"/>
            <w:szCs w:val="24"/>
            <w:lang w:val="en-US" w:eastAsia="zh-CN"/>
          </w:rPr>
          <w:t>甲</w:t>
        </w:r>
      </w:ins>
      <w:r>
        <w:rPr>
          <w:rFonts w:hint="eastAsia" w:asciiTheme="minorEastAsia" w:hAnsiTheme="minorEastAsia" w:eastAsiaTheme="minorEastAsia" w:cstheme="minorEastAsia"/>
          <w:sz w:val="24"/>
          <w:szCs w:val="24"/>
        </w:rPr>
        <w:t xml:space="preserve">方所在地法院诉讼。  </w:t>
      </w:r>
    </w:p>
    <w:p w14:paraId="46DBF87C">
      <w:pPr>
        <w:ind w:firstLine="480" w:firstLineChars="200"/>
        <w:rPr>
          <w:rFonts w:hint="eastAsia" w:asciiTheme="minorEastAsia" w:hAnsiTheme="minorEastAsia" w:eastAsiaTheme="minorEastAsia" w:cstheme="minorEastAsia"/>
          <w:sz w:val="24"/>
          <w:szCs w:val="24"/>
          <w:lang w:eastAsia="zh-CN"/>
        </w:rPr>
      </w:pPr>
    </w:p>
    <w:p w14:paraId="08960C64">
      <w:p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br w:type="page"/>
      </w:r>
    </w:p>
    <w:p w14:paraId="A7EA60D1">
      <w:pPr>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以下无正文，为签章页</w:t>
      </w:r>
      <w:r>
        <w:rPr>
          <w:rFonts w:hint="eastAsia" w:asciiTheme="minorEastAsia" w:hAnsiTheme="minorEastAsia" w:eastAsiaTheme="minorEastAsia" w:cstheme="minorEastAsia"/>
          <w:sz w:val="24"/>
          <w:szCs w:val="24"/>
          <w:lang w:eastAsia="zh-CN"/>
        </w:rPr>
        <w:t>）</w:t>
      </w:r>
    </w:p>
    <w:p w14:paraId="60552711">
      <w:pPr>
        <w:ind w:firstLine="480" w:firstLineChars="200"/>
        <w:rPr>
          <w:rFonts w:hint="eastAsia" w:asciiTheme="minorEastAsia" w:hAnsiTheme="minorEastAsia" w:eastAsiaTheme="minorEastAsia" w:cstheme="minorEastAsia"/>
          <w:sz w:val="24"/>
          <w:szCs w:val="24"/>
          <w:lang w:eastAsia="zh-CN"/>
        </w:rPr>
      </w:pPr>
    </w:p>
    <w:p w14:paraId="6535179C">
      <w:pPr>
        <w:ind w:firstLine="480" w:firstLineChars="200"/>
        <w:rPr>
          <w:rFonts w:hint="eastAsia" w:asciiTheme="minorEastAsia" w:hAnsiTheme="minorEastAsia" w:eastAsiaTheme="minorEastAsia" w:cstheme="minorEastAsia"/>
          <w:sz w:val="24"/>
          <w:szCs w:val="24"/>
          <w:lang w:eastAsia="zh-CN"/>
        </w:rPr>
      </w:pPr>
    </w:p>
    <w:p w14:paraId="63F30797">
      <w:pPr>
        <w:ind w:firstLine="480" w:firstLineChars="200"/>
        <w:rPr>
          <w:rFonts w:hint="eastAsia" w:asciiTheme="minorEastAsia" w:hAnsiTheme="minorEastAsia" w:eastAsiaTheme="minorEastAsia" w:cstheme="minorEastAsia"/>
          <w:sz w:val="24"/>
          <w:szCs w:val="24"/>
          <w:lang w:eastAsia="zh-CN"/>
        </w:rPr>
      </w:pPr>
    </w:p>
    <w:p w14:paraId="2B80483C">
      <w:pPr>
        <w:ind w:firstLine="480" w:firstLineChars="200"/>
        <w:rPr>
          <w:rFonts w:hint="eastAsia" w:asciiTheme="minorEastAsia" w:hAnsiTheme="minorEastAsia" w:eastAsiaTheme="minorEastAsia" w:cstheme="minorEastAsia"/>
          <w:sz w:val="24"/>
          <w:szCs w:val="24"/>
          <w:lang w:eastAsia="zh-CN"/>
        </w:rPr>
      </w:pPr>
    </w:p>
    <w:p w14:paraId="0B07B8EF">
      <w:pPr>
        <w:ind w:firstLine="480" w:firstLineChars="200"/>
        <w:rPr>
          <w:rFonts w:hint="eastAsia" w:asciiTheme="minorEastAsia" w:hAnsiTheme="minorEastAsia" w:eastAsiaTheme="minorEastAsia" w:cstheme="minorEastAsia"/>
          <w:sz w:val="24"/>
          <w:szCs w:val="24"/>
          <w:lang w:eastAsia="zh-CN"/>
        </w:rPr>
      </w:pPr>
    </w:p>
    <w:p w14:paraId="2EFEE507">
      <w:pPr>
        <w:ind w:firstLine="480" w:firstLineChars="200"/>
        <w:rPr>
          <w:rFonts w:hint="eastAsia" w:asciiTheme="minorEastAsia" w:hAnsiTheme="minorEastAsia" w:eastAsiaTheme="minorEastAsia" w:cstheme="minorEastAsia"/>
          <w:sz w:val="24"/>
          <w:szCs w:val="24"/>
          <w:lang w:eastAsia="zh-CN"/>
        </w:rPr>
      </w:pPr>
    </w:p>
    <w:p w14:paraId="0F145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lang w:val="en-US" w:eastAsia="zh-CN"/>
        </w:rPr>
        <w:t>中资数据科技有限公司</w:t>
      </w:r>
      <w:r>
        <w:rPr>
          <w:rFonts w:hint="eastAsia" w:asciiTheme="minorEastAsia" w:hAnsiTheme="minorEastAsia" w:eastAsiaTheme="minorEastAsia" w:cstheme="minorEastAsia"/>
          <w:sz w:val="24"/>
          <w:szCs w:val="24"/>
        </w:rPr>
        <w:t xml:space="preserve"> （盖章） </w:t>
      </w:r>
    </w:p>
    <w:p w14:paraId="64204C92">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6922A8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签署日期：</w:t>
      </w:r>
      <w:ins w:id="205" w:author="张大憨" w:date="2025-08-22T10:27:23Z">
        <w:r>
          <w:rPr>
            <w:rFonts w:hint="eastAsia" w:asciiTheme="minorEastAsia" w:hAnsiTheme="minorEastAsia" w:eastAsiaTheme="minorEastAsia" w:cstheme="minorEastAsia"/>
            <w:sz w:val="24"/>
            <w:szCs w:val="24"/>
            <w:lang w:val="en-US" w:eastAsia="zh-CN"/>
          </w:rPr>
          <w:t>XXXX</w:t>
        </w:r>
      </w:ins>
      <w:ins w:id="206" w:author="张大憨" w:date="2025-08-22T10:27:24Z">
        <w:r>
          <w:rPr>
            <w:rFonts w:hint="eastAsia" w:asciiTheme="minorEastAsia" w:hAnsiTheme="minorEastAsia" w:eastAsiaTheme="minorEastAsia" w:cstheme="minorEastAsia"/>
            <w:sz w:val="24"/>
            <w:szCs w:val="24"/>
            <w:lang w:val="en-US" w:eastAsia="zh-CN"/>
          </w:rPr>
          <w:t>年</w:t>
        </w:r>
      </w:ins>
      <w:ins w:id="207" w:author="张大憨" w:date="2025-08-22T10:27:25Z">
        <w:r>
          <w:rPr>
            <w:rFonts w:hint="eastAsia" w:asciiTheme="minorEastAsia" w:hAnsiTheme="minorEastAsia" w:eastAsiaTheme="minorEastAsia" w:cstheme="minorEastAsia"/>
            <w:sz w:val="24"/>
            <w:szCs w:val="24"/>
            <w:lang w:val="en-US" w:eastAsia="zh-CN"/>
          </w:rPr>
          <w:t>XX</w:t>
        </w:r>
      </w:ins>
      <w:ins w:id="208" w:author="张大憨" w:date="2025-08-22T10:27:26Z">
        <w:r>
          <w:rPr>
            <w:rFonts w:hint="eastAsia" w:asciiTheme="minorEastAsia" w:hAnsiTheme="minorEastAsia" w:eastAsiaTheme="minorEastAsia" w:cstheme="minorEastAsia"/>
            <w:sz w:val="24"/>
            <w:szCs w:val="24"/>
            <w:lang w:val="en-US" w:eastAsia="zh-CN"/>
          </w:rPr>
          <w:t>月XX</w:t>
        </w:r>
      </w:ins>
      <w:ins w:id="209" w:author="张大憨" w:date="2025-08-22T10:27:27Z">
        <w:r>
          <w:rPr>
            <w:rFonts w:hint="eastAsia" w:asciiTheme="minorEastAsia" w:hAnsiTheme="minorEastAsia" w:eastAsiaTheme="minorEastAsia" w:cstheme="minorEastAsia"/>
            <w:sz w:val="24"/>
            <w:szCs w:val="24"/>
            <w:lang w:val="en-US" w:eastAsia="zh-CN"/>
          </w:rPr>
          <w:t>日</w:t>
        </w:r>
      </w:ins>
    </w:p>
    <w:p w14:paraId="11BF11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E6F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A72925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19E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乙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u w:val="none"/>
          <w:lang w:val="en-US" w:eastAsia="zh-CN"/>
        </w:rPr>
        <w:t>国泰新点软件</w:t>
      </w:r>
      <w:r>
        <w:rPr>
          <w:rFonts w:hint="eastAsia" w:asciiTheme="minorEastAsia" w:hAnsiTheme="minorEastAsia" w:eastAsiaTheme="minorEastAsia" w:cstheme="minorEastAsia"/>
          <w:color w:val="000000" w:themeColor="text1"/>
          <w:sz w:val="24"/>
          <w:szCs w:val="24"/>
          <w:u w:val="none"/>
          <w:lang w:val="en-US" w:eastAsia="zh-CN"/>
          <w14:textFill>
            <w14:solidFill>
              <w14:schemeClr w14:val="tx1"/>
            </w14:solidFill>
          </w14:textFill>
        </w:rPr>
        <w:t>股份</w:t>
      </w:r>
      <w:r>
        <w:rPr>
          <w:rFonts w:hint="eastAsia" w:asciiTheme="minorEastAsia" w:hAnsiTheme="minorEastAsia" w:eastAsiaTheme="minorEastAsia" w:cstheme="minorEastAsia"/>
          <w:sz w:val="24"/>
          <w:szCs w:val="24"/>
          <w:u w:val="none"/>
          <w:lang w:val="en-US" w:eastAsia="zh-CN"/>
        </w:rPr>
        <w:t>有限公司</w:t>
      </w:r>
      <w:r>
        <w:rPr>
          <w:rFonts w:hint="eastAsia" w:asciiTheme="minorEastAsia" w:hAnsiTheme="minorEastAsia" w:eastAsiaTheme="minorEastAsia" w:cstheme="minorEastAsia"/>
          <w:sz w:val="24"/>
          <w:szCs w:val="24"/>
        </w:rPr>
        <w:t xml:space="preserve"> （盖章） </w:t>
      </w:r>
    </w:p>
    <w:p w14:paraId="778F7410">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23FB1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w:t>
      </w:r>
      <w:ins w:id="210" w:author="张大憨" w:date="2025-08-22T10:27:32Z">
        <w:r>
          <w:rPr>
            <w:rFonts w:hint="eastAsia" w:asciiTheme="minorEastAsia" w:hAnsiTheme="minorEastAsia" w:eastAsiaTheme="minorEastAsia" w:cstheme="minorEastAsia"/>
            <w:sz w:val="24"/>
            <w:szCs w:val="24"/>
            <w:lang w:val="en-US" w:eastAsia="zh-CN"/>
          </w:rPr>
          <w:t>XXXX年XX月XX日</w:t>
        </w:r>
      </w:ins>
    </w:p>
    <w:p w14:paraId="746F5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77896E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5594C3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1D2EE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丙    </w:t>
      </w:r>
      <w:r>
        <w:rPr>
          <w:rFonts w:hint="eastAsia" w:asciiTheme="minorEastAsia" w:hAnsiTheme="minorEastAsia" w:eastAsiaTheme="minorEastAsia" w:cstheme="minorEastAsia"/>
          <w:sz w:val="24"/>
          <w:szCs w:val="24"/>
        </w:rPr>
        <w:t xml:space="preserve">方：（盖章） </w:t>
      </w:r>
    </w:p>
    <w:p w14:paraId="4EDC8726">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9019D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w:t>
      </w:r>
      <w:ins w:id="211" w:author="张大憨" w:date="2025-08-22T10:27:37Z">
        <w:r>
          <w:rPr>
            <w:rFonts w:hint="eastAsia" w:asciiTheme="minorEastAsia" w:hAnsiTheme="minorEastAsia" w:eastAsiaTheme="minorEastAsia" w:cstheme="minorEastAsia"/>
            <w:sz w:val="24"/>
            <w:szCs w:val="24"/>
            <w:lang w:val="en-US" w:eastAsia="zh-CN"/>
          </w:rPr>
          <w:t>XXXX年XX月XX日</w:t>
        </w:r>
      </w:ins>
    </w:p>
    <w:p w14:paraId="46E39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AEEBE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27B58"/>
    <w:multiLevelType w:val="singleLevel"/>
    <w:tmpl w:val="85E27B58"/>
    <w:lvl w:ilvl="0" w:tentative="0">
      <w:start w:val="1"/>
      <w:numFmt w:val="decimal"/>
      <w:suff w:val="nothing"/>
      <w:lvlText w:val="（%1）"/>
      <w:lvlJc w:val="left"/>
    </w:lvl>
  </w:abstractNum>
  <w:abstractNum w:abstractNumId="1">
    <w:nsid w:val="86F443D6"/>
    <w:multiLevelType w:val="singleLevel"/>
    <w:tmpl w:val="86F443D6"/>
    <w:lvl w:ilvl="0" w:tentative="0">
      <w:start w:val="1"/>
      <w:numFmt w:val="decimal"/>
      <w:suff w:val="nothing"/>
      <w:lvlText w:val="%1．"/>
      <w:lvlJc w:val="left"/>
      <w:pPr>
        <w:ind w:left="0" w:firstLine="400"/>
      </w:pPr>
      <w:rPr>
        <w:rFonts w:hint="default"/>
      </w:rPr>
    </w:lvl>
  </w:abstractNum>
  <w:abstractNum w:abstractNumId="2">
    <w:nsid w:val="8DDB0497"/>
    <w:multiLevelType w:val="singleLevel"/>
    <w:tmpl w:val="8DDB0497"/>
    <w:lvl w:ilvl="0" w:tentative="0">
      <w:start w:val="1"/>
      <w:numFmt w:val="decimal"/>
      <w:suff w:val="nothing"/>
      <w:lvlText w:val="%1．"/>
      <w:lvlJc w:val="left"/>
      <w:pPr>
        <w:ind w:left="0" w:firstLine="400"/>
      </w:pPr>
      <w:rPr>
        <w:rFonts w:hint="default"/>
      </w:rPr>
    </w:lvl>
  </w:abstractNum>
  <w:abstractNum w:abstractNumId="3">
    <w:nsid w:val="A7218356"/>
    <w:multiLevelType w:val="singleLevel"/>
    <w:tmpl w:val="A7218356"/>
    <w:lvl w:ilvl="0" w:tentative="0">
      <w:start w:val="1"/>
      <w:numFmt w:val="chineseCounting"/>
      <w:suff w:val="nothing"/>
      <w:lvlText w:val="%1、"/>
      <w:lvlJc w:val="left"/>
      <w:pPr>
        <w:ind w:left="0" w:firstLine="420"/>
      </w:pPr>
      <w:rPr>
        <w:rFonts w:hint="eastAsia"/>
      </w:rPr>
    </w:lvl>
  </w:abstractNum>
  <w:abstractNum w:abstractNumId="4">
    <w:nsid w:val="B5DDF18D"/>
    <w:multiLevelType w:val="singleLevel"/>
    <w:tmpl w:val="B5DDF18D"/>
    <w:lvl w:ilvl="0" w:tentative="0">
      <w:start w:val="1"/>
      <w:numFmt w:val="decimal"/>
      <w:suff w:val="nothing"/>
      <w:lvlText w:val="%1．"/>
      <w:lvlJc w:val="left"/>
      <w:pPr>
        <w:ind w:left="0" w:firstLine="400"/>
      </w:pPr>
      <w:rPr>
        <w:rFonts w:hint="default"/>
      </w:rPr>
    </w:lvl>
  </w:abstractNum>
  <w:abstractNum w:abstractNumId="5">
    <w:nsid w:val="F769A865"/>
    <w:multiLevelType w:val="singleLevel"/>
    <w:tmpl w:val="F769A865"/>
    <w:lvl w:ilvl="0" w:tentative="0">
      <w:start w:val="1"/>
      <w:numFmt w:val="decimal"/>
      <w:suff w:val="nothing"/>
      <w:lvlText w:val="%1．"/>
      <w:lvlJc w:val="left"/>
      <w:pPr>
        <w:ind w:left="0" w:firstLine="400"/>
      </w:pPr>
      <w:rPr>
        <w:rFonts w:hint="default"/>
      </w:rPr>
    </w:lvl>
  </w:abstractNum>
  <w:abstractNum w:abstractNumId="6">
    <w:nsid w:val="FA72E95D"/>
    <w:multiLevelType w:val="singleLevel"/>
    <w:tmpl w:val="FA72E95D"/>
    <w:lvl w:ilvl="0" w:tentative="0">
      <w:start w:val="1"/>
      <w:numFmt w:val="decimal"/>
      <w:suff w:val="nothing"/>
      <w:lvlText w:val="%1．"/>
      <w:lvlJc w:val="left"/>
      <w:pPr>
        <w:ind w:left="0" w:firstLine="400"/>
      </w:pPr>
      <w:rPr>
        <w:rFonts w:hint="default"/>
      </w:rPr>
    </w:lvl>
  </w:abstractNum>
  <w:abstractNum w:abstractNumId="7">
    <w:nsid w:val="2FEF3A46"/>
    <w:multiLevelType w:val="singleLevel"/>
    <w:tmpl w:val="2FEF3A46"/>
    <w:lvl w:ilvl="0" w:tentative="0">
      <w:start w:val="1"/>
      <w:numFmt w:val="decimal"/>
      <w:suff w:val="nothing"/>
      <w:lvlText w:val="%1．"/>
      <w:lvlJc w:val="left"/>
      <w:pPr>
        <w:ind w:left="0" w:firstLine="400"/>
      </w:pPr>
      <w:rPr>
        <w:rFonts w:hint="default"/>
      </w:rPr>
    </w:lvl>
  </w:abstractNum>
  <w:abstractNum w:abstractNumId="8">
    <w:nsid w:val="3DAD1176"/>
    <w:multiLevelType w:val="singleLevel"/>
    <w:tmpl w:val="3DAD1176"/>
    <w:lvl w:ilvl="0" w:tentative="0">
      <w:start w:val="1"/>
      <w:numFmt w:val="decimal"/>
      <w:suff w:val="nothing"/>
      <w:lvlText w:val="（%1）"/>
      <w:lvlJc w:val="left"/>
    </w:lvl>
  </w:abstractNum>
  <w:abstractNum w:abstractNumId="9">
    <w:nsid w:val="4420134E"/>
    <w:multiLevelType w:val="singleLevel"/>
    <w:tmpl w:val="4420134E"/>
    <w:lvl w:ilvl="0" w:tentative="0">
      <w:start w:val="1"/>
      <w:numFmt w:val="decimal"/>
      <w:suff w:val="nothing"/>
      <w:lvlText w:val="%1．"/>
      <w:lvlJc w:val="left"/>
      <w:pPr>
        <w:ind w:left="0" w:firstLine="400"/>
      </w:pPr>
      <w:rPr>
        <w:rFonts w:hint="default"/>
      </w:rPr>
    </w:lvl>
  </w:abstractNum>
  <w:abstractNum w:abstractNumId="10">
    <w:nsid w:val="5575B79E"/>
    <w:multiLevelType w:val="singleLevel"/>
    <w:tmpl w:val="5575B79E"/>
    <w:lvl w:ilvl="0" w:tentative="0">
      <w:start w:val="1"/>
      <w:numFmt w:val="decimal"/>
      <w:suff w:val="nothing"/>
      <w:lvlText w:val="%1．"/>
      <w:lvlJc w:val="left"/>
      <w:pPr>
        <w:ind w:left="0" w:firstLine="400"/>
      </w:pPr>
      <w:rPr>
        <w:rFonts w:hint="default"/>
      </w:rPr>
    </w:lvl>
  </w:abstractNum>
  <w:abstractNum w:abstractNumId="11">
    <w:nsid w:val="58ED036D"/>
    <w:multiLevelType w:val="singleLevel"/>
    <w:tmpl w:val="58ED036D"/>
    <w:lvl w:ilvl="0" w:tentative="0">
      <w:start w:val="1"/>
      <w:numFmt w:val="decimal"/>
      <w:suff w:val="nothing"/>
      <w:lvlText w:val="（%1）"/>
      <w:lvlJc w:val="left"/>
    </w:lvl>
  </w:abstractNum>
  <w:abstractNum w:abstractNumId="12">
    <w:nsid w:val="5DEC2594"/>
    <w:multiLevelType w:val="singleLevel"/>
    <w:tmpl w:val="5DEC2594"/>
    <w:lvl w:ilvl="0" w:tentative="0">
      <w:start w:val="1"/>
      <w:numFmt w:val="decimal"/>
      <w:suff w:val="nothing"/>
      <w:lvlText w:val="（%1）"/>
      <w:lvlJc w:val="left"/>
    </w:lvl>
  </w:abstractNum>
  <w:abstractNum w:abstractNumId="13">
    <w:nsid w:val="61DFB49B"/>
    <w:multiLevelType w:val="singleLevel"/>
    <w:tmpl w:val="61DFB49B"/>
    <w:lvl w:ilvl="0" w:tentative="0">
      <w:start w:val="1"/>
      <w:numFmt w:val="decimal"/>
      <w:suff w:val="nothing"/>
      <w:lvlText w:val="（%1）"/>
      <w:lvlJc w:val="left"/>
    </w:lvl>
  </w:abstractNum>
  <w:abstractNum w:abstractNumId="14">
    <w:nsid w:val="68A578BD"/>
    <w:multiLevelType w:val="singleLevel"/>
    <w:tmpl w:val="68A578BD"/>
    <w:lvl w:ilvl="0" w:tentative="0">
      <w:start w:val="1"/>
      <w:numFmt w:val="decimal"/>
      <w:suff w:val="nothing"/>
      <w:lvlText w:val="（%1）"/>
      <w:lvlJc w:val="left"/>
    </w:lvl>
  </w:abstractNum>
  <w:num w:numId="1">
    <w:abstractNumId w:val="3"/>
  </w:num>
  <w:num w:numId="2">
    <w:abstractNumId w:val="2"/>
  </w:num>
  <w:num w:numId="3">
    <w:abstractNumId w:val="0"/>
  </w:num>
  <w:num w:numId="4">
    <w:abstractNumId w:val="7"/>
  </w:num>
  <w:num w:numId="5">
    <w:abstractNumId w:val="13"/>
  </w:num>
  <w:num w:numId="6">
    <w:abstractNumId w:val="11"/>
  </w:num>
  <w:num w:numId="7">
    <w:abstractNumId w:val="12"/>
  </w:num>
  <w:num w:numId="8">
    <w:abstractNumId w:val="10"/>
  </w:num>
  <w:num w:numId="9">
    <w:abstractNumId w:val="8"/>
  </w:num>
  <w:num w:numId="10">
    <w:abstractNumId w:val="14"/>
  </w:num>
  <w:num w:numId="11">
    <w:abstractNumId w:val="9"/>
  </w:num>
  <w:num w:numId="12">
    <w:abstractNumId w:val="5"/>
  </w:num>
  <w:num w:numId="13">
    <w:abstractNumId w:val="1"/>
  </w:num>
  <w:num w:numId="14">
    <w:abstractNumId w:val="4"/>
  </w:num>
  <w:num w:numId="15">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数据服务BU">
    <w15:presenceInfo w15:providerId="WPS Office" w15:userId="7561119191"/>
  </w15:person>
  <w15:person w15:author="张大憨">
    <w15:presenceInfo w15:providerId="WPS Office" w15:userId="679984163"/>
  </w15:person>
  <w15:person w15:author="数据服务">
    <w15:presenceInfo w15:providerId="WPS Office" w15:userId="4750136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9E3A0A"/>
    <w:rsid w:val="090221EB"/>
    <w:rsid w:val="0ADD2F10"/>
    <w:rsid w:val="0BAB3B51"/>
    <w:rsid w:val="0D5C45C0"/>
    <w:rsid w:val="0D90023C"/>
    <w:rsid w:val="0E4312DC"/>
    <w:rsid w:val="0F331350"/>
    <w:rsid w:val="13667E64"/>
    <w:rsid w:val="16A81053"/>
    <w:rsid w:val="187D7874"/>
    <w:rsid w:val="1A8B64E4"/>
    <w:rsid w:val="1CB716C5"/>
    <w:rsid w:val="1D6211E5"/>
    <w:rsid w:val="235717E7"/>
    <w:rsid w:val="23893C48"/>
    <w:rsid w:val="242B4894"/>
    <w:rsid w:val="258C1381"/>
    <w:rsid w:val="25DE4E58"/>
    <w:rsid w:val="27E160A4"/>
    <w:rsid w:val="303475B5"/>
    <w:rsid w:val="306D4C4E"/>
    <w:rsid w:val="31626879"/>
    <w:rsid w:val="34BB30CA"/>
    <w:rsid w:val="34FF745B"/>
    <w:rsid w:val="350D601C"/>
    <w:rsid w:val="351A6567"/>
    <w:rsid w:val="35DC59EE"/>
    <w:rsid w:val="36604C46"/>
    <w:rsid w:val="37023232"/>
    <w:rsid w:val="378FDBDB"/>
    <w:rsid w:val="3A0A0D7C"/>
    <w:rsid w:val="3C2B15D4"/>
    <w:rsid w:val="3D476D75"/>
    <w:rsid w:val="43FE0C0C"/>
    <w:rsid w:val="45F6677A"/>
    <w:rsid w:val="478B2DD0"/>
    <w:rsid w:val="479223B1"/>
    <w:rsid w:val="48426ADF"/>
    <w:rsid w:val="48CD26B3"/>
    <w:rsid w:val="4C297F74"/>
    <w:rsid w:val="4DE55B38"/>
    <w:rsid w:val="4E8567CB"/>
    <w:rsid w:val="4EA20C93"/>
    <w:rsid w:val="55A169B1"/>
    <w:rsid w:val="56FDFCBD"/>
    <w:rsid w:val="58BC728D"/>
    <w:rsid w:val="5AB03D4F"/>
    <w:rsid w:val="5AC21FC6"/>
    <w:rsid w:val="5B6E0208"/>
    <w:rsid w:val="5C8430F1"/>
    <w:rsid w:val="5CF9FE02"/>
    <w:rsid w:val="5E397A04"/>
    <w:rsid w:val="5EE152DE"/>
    <w:rsid w:val="5F9AE177"/>
    <w:rsid w:val="61C51983"/>
    <w:rsid w:val="62FE3DE3"/>
    <w:rsid w:val="63C2014B"/>
    <w:rsid w:val="66F67153"/>
    <w:rsid w:val="670033F7"/>
    <w:rsid w:val="67FF35EF"/>
    <w:rsid w:val="699188FC"/>
    <w:rsid w:val="69AD6ACC"/>
    <w:rsid w:val="6B126DB2"/>
    <w:rsid w:val="6B3D011F"/>
    <w:rsid w:val="6C07295B"/>
    <w:rsid w:val="6D6E3335"/>
    <w:rsid w:val="6F7E4E45"/>
    <w:rsid w:val="6FFD16FA"/>
    <w:rsid w:val="71AA18E0"/>
    <w:rsid w:val="722C268F"/>
    <w:rsid w:val="731131B6"/>
    <w:rsid w:val="76733229"/>
    <w:rsid w:val="77D2F3FC"/>
    <w:rsid w:val="79A64E36"/>
    <w:rsid w:val="7A9F63BC"/>
    <w:rsid w:val="7B7FE95E"/>
    <w:rsid w:val="7DDF6FA8"/>
    <w:rsid w:val="7F6154E2"/>
    <w:rsid w:val="7FFD8CE6"/>
    <w:rsid w:val="9FAD974A"/>
    <w:rsid w:val="BFF7AA07"/>
    <w:rsid w:val="DDBFB0F8"/>
    <w:rsid w:val="DE36F428"/>
    <w:rsid w:val="DEBEE862"/>
    <w:rsid w:val="EFDC3C4D"/>
    <w:rsid w:val="F1FB00EC"/>
    <w:rsid w:val="FCBF58DC"/>
    <w:rsid w:val="FDCADEB7"/>
    <w:rsid w:val="FFF6064A"/>
    <w:rsid w:val="FFFD250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6">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header"/>
    <w:basedOn w:val="1"/>
    <w:next w:val="1"/>
    <w:qFormat/>
    <w:uiPriority w:val="0"/>
    <w:pPr>
      <w:tabs>
        <w:tab w:val="center" w:pos="4153"/>
        <w:tab w:val="right" w:pos="8306"/>
      </w:tabs>
      <w:snapToGrid w:val="0"/>
    </w:pPr>
    <w:rPr>
      <w:rFonts w:ascii="Times New Roman" w:hAnsi="Times New Roman"/>
      <w:sz w:val="18"/>
      <w:szCs w:val="20"/>
    </w:rPr>
  </w:style>
  <w:style w:type="paragraph" w:styleId="4">
    <w:name w:val="Body Text 2"/>
    <w:qFormat/>
    <w:uiPriority w:val="0"/>
    <w:pPr>
      <w:widowControl w:val="0"/>
      <w:jc w:val="center"/>
    </w:pPr>
    <w:rPr>
      <w:rFonts w:ascii="宋体" w:hAnsi="宋体" w:eastAsia="黑体" w:cs="Times New Roman"/>
      <w:bCs/>
      <w:sz w:val="72"/>
      <w:szCs w:val="24"/>
      <w:lang w:val="en-US" w:eastAsia="en-US" w:bidi="ar-SA"/>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4459</Words>
  <Characters>4656</Characters>
  <Paragraphs>95</Paragraphs>
  <TotalTime>0</TotalTime>
  <ScaleCrop>false</ScaleCrop>
  <LinksUpToDate>false</LinksUpToDate>
  <CharactersWithSpaces>4743</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2025-07-06T00:52:00Z</dcterms:created>
  <dc:creator>ELS-AN00</dc:creator>
  <cp:lastModifiedBy>数据服务</cp:lastModifiedBy>
  <dcterms:modified xsi:type="dcterms:W3CDTF">2025-09-03T05:46:59Z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76D1FD1035199C89D720A868796D42E4_43</vt:lpwstr>
  </property>
  <property fmtid="{D5CDD505-2E9C-101B-9397-08002B2CF9AE}" pid="3" name="KSOTemplateDocerSaveRecord">
    <vt:lpwstr>eyJoZGlkIjoiZTM1ODMyYzdjZDI1OTU4MWRiNTcyMjM1NzBjYzcwYmYiLCJ1c2VySWQiOiI1MzYzNzI2MzMifQ==</vt:lpwstr>
  </property>
  <property fmtid="{D5CDD505-2E9C-101B-9397-08002B2CF9AE}" pid="4" name="KSOProductBuildVer">
    <vt:lpwstr>2052-12.1.0.22529</vt:lpwstr>
  </property>
</Properties>
</file>