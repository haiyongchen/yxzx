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D365668B">
      <w:pPr>
        <w:rPr>
          <w:rFonts w:hint="eastAsia" w:asciiTheme="minorEastAsia" w:hAnsiTheme="minorEastAsia" w:eastAsiaTheme="minorEastAsia" w:cstheme="minorEastAsia"/>
        </w:rPr>
      </w:pPr>
    </w:p>
    <w:p w14:paraId="E87EE9BD">
      <w:pPr>
        <w:rPr>
          <w:rFonts w:hint="eastAsia" w:asciiTheme="minorEastAsia" w:hAnsiTheme="minorEastAsia" w:eastAsiaTheme="minorEastAsia" w:cstheme="minorEastAsia"/>
        </w:rPr>
      </w:pPr>
    </w:p>
    <w:p w14:paraId="6817F1CE">
      <w:pPr>
        <w:jc w:val="center"/>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lang w:val="en-US" w:eastAsia="zh-CN"/>
        </w:rPr>
        <w:t>阳光优采</w:t>
      </w:r>
      <w:r>
        <w:rPr>
          <w:rFonts w:hint="eastAsia" w:asciiTheme="minorEastAsia" w:hAnsiTheme="minorEastAsia" w:eastAsiaTheme="minorEastAsia" w:cstheme="minorEastAsia"/>
          <w:sz w:val="44"/>
          <w:szCs w:val="44"/>
        </w:rPr>
        <w:t>平台</w:t>
      </w:r>
      <w:r>
        <w:rPr>
          <w:rFonts w:hint="eastAsia" w:asciiTheme="minorEastAsia" w:hAnsiTheme="minorEastAsia" w:eastAsiaTheme="minorEastAsia" w:cstheme="minorEastAsia"/>
          <w:sz w:val="44"/>
          <w:szCs w:val="44"/>
          <w:highlight w:val="none"/>
          <w:lang w:val="en-US" w:eastAsia="zh-CN"/>
        </w:rPr>
        <w:t>用户服务合作</w:t>
      </w:r>
      <w:r>
        <w:rPr>
          <w:rFonts w:hint="eastAsia" w:asciiTheme="minorEastAsia" w:hAnsiTheme="minorEastAsia" w:eastAsiaTheme="minorEastAsia" w:cstheme="minorEastAsia"/>
          <w:sz w:val="44"/>
          <w:szCs w:val="44"/>
        </w:rPr>
        <w:t>协议</w:t>
      </w:r>
    </w:p>
    <w:p w14:paraId="02D1E435">
      <w:pPr>
        <w:jc w:val="center"/>
        <w:rPr>
          <w:rFonts w:hint="eastAsia" w:asciiTheme="minorEastAsia" w:hAnsiTheme="minorEastAsia" w:eastAsiaTheme="minorEastAsia" w:cstheme="minorEastAsia"/>
          <w:sz w:val="44"/>
          <w:szCs w:val="44"/>
        </w:rPr>
      </w:pPr>
    </w:p>
    <w:p w14:paraId="688A1562">
      <w:pPr>
        <w:rPr>
          <w:rFonts w:hint="eastAsia" w:asciiTheme="minorEastAsia" w:hAnsiTheme="minorEastAsia" w:eastAsiaTheme="minorEastAsia" w:cstheme="minorEastAsia"/>
        </w:rPr>
      </w:pPr>
    </w:p>
    <w:p w14:paraId="48FE82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u w:val="single"/>
          <w:lang w:val="en-US" w:eastAsia="zh-CN"/>
        </w:rPr>
      </w:pPr>
      <w:r>
        <w:rPr>
          <w:rFonts w:hint="eastAsia" w:asciiTheme="minorEastAsia" w:hAnsiTheme="minorEastAsia" w:eastAsiaTheme="minorEastAsia" w:cstheme="minorEastAsia"/>
          <w:sz w:val="24"/>
          <w:szCs w:val="24"/>
        </w:rPr>
        <w:t>甲方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数据提供方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u w:val="single"/>
          <w:lang w:val="en-US" w:eastAsia="zh-CN"/>
        </w:rPr>
        <w:t xml:space="preserve">中资数据科技有限公司 </w:t>
      </w:r>
    </w:p>
    <w:p w14:paraId="52D696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u w:val="single"/>
          <w:lang w:val="en-US" w:eastAsia="zh-CN"/>
        </w:rPr>
      </w:pPr>
      <w:r>
        <w:rPr>
          <w:rFonts w:hint="eastAsia" w:asciiTheme="minorEastAsia" w:hAnsiTheme="minorEastAsia" w:eastAsiaTheme="minorEastAsia" w:cstheme="minorEastAsia"/>
          <w:sz w:val="24"/>
          <w:szCs w:val="24"/>
          <w:lang w:val="en-US" w:eastAsia="zh-CN"/>
        </w:rPr>
        <w:t>乙</w:t>
      </w:r>
      <w:r>
        <w:rPr>
          <w:rFonts w:hint="eastAsia" w:asciiTheme="minorEastAsia" w:hAnsiTheme="minorEastAsia" w:eastAsiaTheme="minorEastAsia" w:cstheme="minorEastAsia"/>
          <w:sz w:val="24"/>
          <w:szCs w:val="24"/>
          <w:lang w:eastAsia="zh-CN"/>
        </w:rPr>
        <w:t>方</w:t>
      </w:r>
      <w:r>
        <w:rPr>
          <w:rFonts w:hint="eastAsia" w:asciiTheme="minorEastAsia" w:hAnsiTheme="minorEastAsia" w:eastAsiaTheme="minorEastAsia" w:cstheme="minorEastAsia"/>
          <w:sz w:val="24"/>
          <w:szCs w:val="24"/>
        </w:rPr>
        <w:t>（平台</w:t>
      </w:r>
      <w:r>
        <w:rPr>
          <w:rFonts w:hint="eastAsia" w:asciiTheme="minorEastAsia" w:hAnsiTheme="minorEastAsia" w:eastAsiaTheme="minorEastAsia" w:cstheme="minorEastAsia"/>
          <w:sz w:val="24"/>
          <w:szCs w:val="24"/>
          <w:lang w:val="en-US" w:eastAsia="zh-CN"/>
        </w:rPr>
        <w:t>运营</w:t>
      </w:r>
      <w:r>
        <w:rPr>
          <w:rFonts w:hint="eastAsia" w:asciiTheme="minorEastAsia" w:hAnsiTheme="minorEastAsia" w:eastAsiaTheme="minorEastAsia" w:cstheme="minorEastAsia"/>
          <w:sz w:val="24"/>
          <w:szCs w:val="24"/>
        </w:rPr>
        <w:t>方）：</w:t>
      </w:r>
      <w:r>
        <w:rPr>
          <w:rFonts w:hint="eastAsia" w:asciiTheme="minorEastAsia" w:hAnsiTheme="minorEastAsia" w:eastAsiaTheme="minorEastAsia" w:cstheme="minorEastAsia"/>
          <w:sz w:val="24"/>
          <w:szCs w:val="24"/>
          <w:u w:val="single"/>
          <w:lang w:val="en-US" w:eastAsia="zh-CN"/>
        </w:rPr>
        <w:t>国泰新点软件</w:t>
      </w:r>
      <w:r>
        <w:rPr>
          <w:rFonts w:hint="eastAsia" w:asciiTheme="minorEastAsia" w:hAnsiTheme="minorEastAsia" w:eastAsiaTheme="minorEastAsia" w:cstheme="minorEastAsia"/>
          <w:color w:val="000000" w:themeColor="text1"/>
          <w:sz w:val="24"/>
          <w:szCs w:val="24"/>
          <w:u w:val="single"/>
          <w:lang w:val="en-US" w:eastAsia="zh-CN"/>
          <w14:textFill>
            <w14:solidFill>
              <w14:schemeClr w14:val="tx1"/>
            </w14:solidFill>
          </w14:textFill>
        </w:rPr>
        <w:t>股份</w:t>
      </w:r>
      <w:r>
        <w:rPr>
          <w:rFonts w:hint="eastAsia" w:asciiTheme="minorEastAsia" w:hAnsiTheme="minorEastAsia" w:eastAsiaTheme="minorEastAsia" w:cstheme="minorEastAsia"/>
          <w:sz w:val="24"/>
          <w:szCs w:val="24"/>
          <w:u w:val="single"/>
          <w:lang w:val="en-US" w:eastAsia="zh-CN"/>
        </w:rPr>
        <w:t>有限公司</w:t>
      </w:r>
    </w:p>
    <w:p w14:paraId="21A5E0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lang w:val="en-US" w:eastAsia="zh-CN"/>
        </w:rPr>
        <w:t>丙方</w:t>
      </w:r>
      <w:r>
        <w:rPr>
          <w:rFonts w:hint="eastAsia" w:asciiTheme="minorEastAsia" w:hAnsiTheme="minorEastAsia" w:eastAsiaTheme="minorEastAsia" w:cstheme="minorEastAsia"/>
          <w:sz w:val="24"/>
          <w:szCs w:val="24"/>
        </w:rPr>
        <w:t>（</w:t>
      </w:r>
      <w:ins w:id="0" w:author="数据服务BU" w:date="2025-08-22T18:36:31Z">
        <w:r>
          <w:rPr>
            <w:rFonts w:hint="eastAsia" w:asciiTheme="minorEastAsia" w:hAnsiTheme="minorEastAsia" w:eastAsiaTheme="minorEastAsia" w:cstheme="minorEastAsia"/>
            <w:color w:val="FF0000"/>
            <w:sz w:val="24"/>
            <w:szCs w:val="24"/>
            <w:lang w:val="en-US" w:eastAsia="zh-CN"/>
          </w:rPr>
          <w:t>用</w:t>
        </w:r>
      </w:ins>
      <w:r>
        <w:rPr>
          <w:rFonts w:hint="eastAsia" w:asciiTheme="minorEastAsia" w:hAnsiTheme="minorEastAsia" w:eastAsiaTheme="minorEastAsia" w:cstheme="minorEastAsia"/>
          <w:color w:val="FF0000"/>
          <w:sz w:val="24"/>
          <w:szCs w:val="24"/>
        </w:rPr>
        <w:t>户</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u w:val="single"/>
          <w:lang w:val="en-US" w:eastAsia="zh-CN"/>
        </w:rPr>
        <w:t xml:space="preserve">                                   </w:t>
      </w:r>
    </w:p>
    <w:p w14:paraId="707630F9">
      <w:pPr>
        <w:rPr>
          <w:rFonts w:hint="eastAsia" w:asciiTheme="minorEastAsia" w:hAnsiTheme="minorEastAsia" w:eastAsiaTheme="minorEastAsia" w:cstheme="minorEastAsia"/>
        </w:rPr>
      </w:pPr>
    </w:p>
    <w:p w14:paraId="3479C6C1">
      <w:pPr>
        <w:rPr>
          <w:rFonts w:hint="eastAsia" w:asciiTheme="minorEastAsia" w:hAnsiTheme="minorEastAsia" w:eastAsiaTheme="minorEastAsia" w:cstheme="minorEastAsia"/>
        </w:rPr>
      </w:pPr>
    </w:p>
    <w:p w14:paraId="1AFE838E">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合作内容  </w:t>
      </w:r>
    </w:p>
    <w:p w14:paraId="7DEBC28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w:t>
      </w:r>
      <w:r>
        <w:rPr>
          <w:rFonts w:hint="eastAsia" w:asciiTheme="minorEastAsia" w:hAnsiTheme="minorEastAsia" w:eastAsiaTheme="minorEastAsia" w:cstheme="minorEastAsia"/>
          <w:sz w:val="24"/>
          <w:szCs w:val="24"/>
          <w:lang w:val="en-US" w:eastAsia="zh-CN"/>
        </w:rPr>
        <w:t>以全国企业采购交易寻源询价系统及全国企业采购交易供应商信用认证评价系统为依托，与乙方共同开发运营阳光优采平台，并委托乙方具体负责平台运营工作。阳光优采平台</w:t>
      </w:r>
      <w:r>
        <w:rPr>
          <w:rFonts w:hint="eastAsia" w:asciiTheme="minorEastAsia" w:hAnsiTheme="minorEastAsia" w:eastAsiaTheme="minorEastAsia" w:cstheme="minorEastAsia"/>
          <w:sz w:val="24"/>
          <w:szCs w:val="24"/>
        </w:rPr>
        <w:t>为</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rPr>
        <w:t>提供以下服务：</w:t>
      </w:r>
    </w:p>
    <w:p w14:paraId="46036E5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门户网站</w:t>
      </w:r>
      <w:r>
        <w:rPr>
          <w:rFonts w:hint="eastAsia" w:asciiTheme="minorEastAsia" w:hAnsiTheme="minorEastAsia" w:eastAsiaTheme="minorEastAsia" w:cstheme="minorEastAsia"/>
          <w:sz w:val="24"/>
          <w:szCs w:val="24"/>
          <w:lang w:val="en-US" w:eastAsia="zh-CN"/>
        </w:rPr>
        <w:t>：门户网站首页展示公告、商品信息、登录入口等内容，发布平台规则、操作指南及货物征集公告；支持商品多条件搜索筛选、热搜词配置与搜索历史管理；购物车提供商品数量修改、删除及价格计算功能，满足用户信息获取与选购需求。</w:t>
      </w:r>
    </w:p>
    <w:p w14:paraId="1197E7B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商品可视化管理</w:t>
      </w:r>
      <w:r>
        <w:rPr>
          <w:rFonts w:hint="eastAsia" w:asciiTheme="minorEastAsia" w:hAnsiTheme="minorEastAsia" w:eastAsiaTheme="minorEastAsia" w:cstheme="minorEastAsia"/>
          <w:sz w:val="24"/>
          <w:szCs w:val="24"/>
          <w:lang w:val="en-US" w:eastAsia="zh-CN"/>
        </w:rPr>
        <w:t>：通过商品列表展示全量商品并支持品牌、价格区间等条件筛选；详情页以图文呈现主图、价格、规格等信息，提供多规格切换、评价查看、商品比较及相似商品推荐；支持商品收藏夹管理，实现浏览到收藏的可视化操作。</w:t>
      </w:r>
    </w:p>
    <w:p w14:paraId="3E8F179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多方式采购</w:t>
      </w:r>
      <w:r>
        <w:rPr>
          <w:rFonts w:hint="eastAsia" w:asciiTheme="minorEastAsia" w:hAnsiTheme="minorEastAsia" w:eastAsiaTheme="minorEastAsia" w:cstheme="minorEastAsia"/>
          <w:sz w:val="24"/>
          <w:szCs w:val="24"/>
          <w:lang w:val="en-US" w:eastAsia="zh-CN"/>
        </w:rPr>
        <w:t>：提供具有比质比价能力的电商采购、谈判采购、询比采购、竞价采购等多种线上全流程采购方式，可溯可查，阳光透明。</w:t>
      </w:r>
    </w:p>
    <w:p w14:paraId="62AFC9E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比质比价</w:t>
      </w:r>
      <w:r>
        <w:rPr>
          <w:rFonts w:hint="eastAsia" w:asciiTheme="minorEastAsia" w:hAnsiTheme="minorEastAsia" w:eastAsiaTheme="minorEastAsia" w:cstheme="minorEastAsia"/>
          <w:sz w:val="24"/>
          <w:szCs w:val="24"/>
          <w:lang w:val="en-US" w:eastAsia="zh-CN"/>
        </w:rPr>
        <w:t>：平台可根据</w:t>
      </w:r>
      <w:r>
        <w:rPr>
          <w:rFonts w:hint="eastAsia" w:asciiTheme="minorEastAsia" w:hAnsiTheme="minorEastAsia" w:eastAsiaTheme="minorEastAsia" w:cstheme="minorEastAsia"/>
          <w:color w:val="FF0000"/>
          <w:sz w:val="24"/>
          <w:szCs w:val="24"/>
          <w:lang w:val="en-US" w:eastAsia="zh-CN"/>
        </w:rPr>
        <w:t>用户</w:t>
      </w:r>
      <w:r>
        <w:rPr>
          <w:rFonts w:hint="eastAsia" w:asciiTheme="minorEastAsia" w:hAnsiTheme="minorEastAsia" w:eastAsiaTheme="minorEastAsia" w:cstheme="minorEastAsia"/>
          <w:sz w:val="24"/>
          <w:szCs w:val="24"/>
          <w:lang w:val="en-US" w:eastAsia="zh-CN"/>
        </w:rPr>
        <w:t>所选商品，自动匹配并展示所有售卖该商品的供应商信息，提供售价、信用及物流时效的多维度对比服务。同时，基于用户所选商品推荐相似款，精准筛选价格与参数相近的不同品牌型号商品，并支持主要参数对比，助力用户高效决策。</w:t>
      </w:r>
    </w:p>
    <w:p w14:paraId="6810718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采购合规报告：</w:t>
      </w:r>
      <w:r>
        <w:rPr>
          <w:rFonts w:hint="eastAsia" w:asciiTheme="minorEastAsia" w:hAnsiTheme="minorEastAsia" w:eastAsiaTheme="minorEastAsia" w:cstheme="minorEastAsia"/>
          <w:sz w:val="24"/>
          <w:szCs w:val="24"/>
          <w:lang w:val="en-US" w:eastAsia="zh-CN"/>
        </w:rPr>
        <w:t>阳光优采平台内嵌全国企业采购交易在线监管系统监管节点，对用户订单的供应商、商品、价格及全流程采购行为实施合规检测，订单完成后自动生成采购合规报告。</w:t>
      </w:r>
    </w:p>
    <w:p w14:paraId="2EBDF4E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见证链：</w:t>
      </w:r>
      <w:r>
        <w:rPr>
          <w:rFonts w:hint="eastAsia" w:asciiTheme="minorEastAsia" w:hAnsiTheme="minorEastAsia" w:eastAsiaTheme="minorEastAsia" w:cstheme="minorEastAsia"/>
          <w:sz w:val="24"/>
          <w:szCs w:val="24"/>
          <w:lang w:val="en-US" w:eastAsia="zh-CN"/>
        </w:rPr>
        <w:t>阳光优采平台将采购全流程数据及采购合规报告同步上传至全国企业采购交易寻源询价系统的阳光采购见证链，实现采购全链路的合规监管与区块链存证。</w:t>
      </w:r>
    </w:p>
    <w:p w14:paraId="10E1183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采购监管大屏：</w:t>
      </w:r>
      <w:r>
        <w:rPr>
          <w:rFonts w:hint="eastAsia" w:asciiTheme="minorEastAsia" w:hAnsiTheme="minorEastAsia" w:eastAsiaTheme="minorEastAsia" w:cstheme="minorEastAsia"/>
          <w:sz w:val="24"/>
          <w:szCs w:val="24"/>
          <w:lang w:val="en-US" w:eastAsia="zh-CN"/>
        </w:rPr>
        <w:t>平台为管理方提供可视化采购监管大屏，可实时展示各采购单位的采购合规情况、供应商履约情况等关键信息，助力采购全流程透明化监管。</w:t>
      </w:r>
    </w:p>
    <w:p w14:paraId="4D4E65C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增值服务：</w:t>
      </w:r>
      <w:r>
        <w:rPr>
          <w:rFonts w:hint="eastAsia" w:asciiTheme="minorEastAsia" w:hAnsiTheme="minorEastAsia" w:eastAsiaTheme="minorEastAsia" w:cstheme="minorEastAsia"/>
          <w:sz w:val="24"/>
          <w:szCs w:val="24"/>
          <w:lang w:val="en-US" w:eastAsia="zh-CN"/>
        </w:rPr>
        <w:t>平台将根据用户需求逐步拓展增值服务体系，具体服务内容以平台公示信息为准。</w:t>
      </w:r>
    </w:p>
    <w:p w14:paraId="649B242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甲方按阳光优采平台提供的服务内容配套提供数据支持服务。</w:t>
      </w:r>
    </w:p>
    <w:p w14:paraId="0B25BDC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乙方基于阳光优采平台的功能为丙方提供门户网站、商品可视化管理、多方式采购、比质比价、采购合规报告、见证链、采购监管大屏、增值服务、信息及数据的展示查询、在线交易等技术支持服务。</w:t>
      </w:r>
    </w:p>
    <w:p w14:paraId="BC8D67D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lang w:val="en-US" w:eastAsia="zh-CN"/>
        </w:rPr>
        <w:t>购买甲乙方提供的增值服务的，</w:t>
      </w:r>
      <w:r>
        <w:rPr>
          <w:rFonts w:hint="eastAsia" w:asciiTheme="minorEastAsia" w:hAnsiTheme="minorEastAsia" w:eastAsiaTheme="minorEastAsia" w:cstheme="minorEastAsia"/>
          <w:sz w:val="24"/>
          <w:szCs w:val="24"/>
        </w:rPr>
        <w:t>同意按甲</w:t>
      </w:r>
      <w:r>
        <w:rPr>
          <w:rFonts w:hint="eastAsia" w:asciiTheme="minorEastAsia" w:hAnsiTheme="minorEastAsia" w:eastAsiaTheme="minorEastAsia" w:cstheme="minorEastAsia"/>
          <w:sz w:val="24"/>
          <w:szCs w:val="24"/>
          <w:lang w:val="en-US" w:eastAsia="zh-CN"/>
        </w:rPr>
        <w:t>乙</w:t>
      </w:r>
      <w:r>
        <w:rPr>
          <w:rFonts w:hint="eastAsia" w:asciiTheme="minorEastAsia" w:hAnsiTheme="minorEastAsia" w:eastAsiaTheme="minorEastAsia" w:cstheme="minorEastAsia"/>
          <w:sz w:val="24"/>
          <w:szCs w:val="24"/>
        </w:rPr>
        <w:t>方公示的收费标准支付增值服务费用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并另行签订协议执行，本协议不对具体增值服务内容及收费标准进行约束</w:t>
      </w:r>
      <w:r>
        <w:rPr>
          <w:rFonts w:hint="eastAsia" w:asciiTheme="minorEastAsia" w:hAnsiTheme="minorEastAsia" w:eastAsiaTheme="minorEastAsia" w:cstheme="minorEastAsia"/>
          <w:sz w:val="24"/>
          <w:szCs w:val="24"/>
        </w:rPr>
        <w:t>。</w:t>
      </w:r>
    </w:p>
    <w:p w14:paraId="184CCEB6">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lang w:val="en-US" w:eastAsia="zh-CN"/>
        </w:rPr>
        <w:t>权利义务关系</w:t>
      </w:r>
    </w:p>
    <w:p w14:paraId="7132BE2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本协议项下各方的权利义务关系约束按以下规定执行：</w:t>
      </w:r>
    </w:p>
    <w:p w14:paraId="23344958">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甲方有权监督阳光优采平台的开发与运营方向，对平台整体规划提出要求；</w:t>
      </w:r>
    </w:p>
    <w:p w14:paraId="4BC3FDE9">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甲方有权审核平台各项服务内容及数据使用情况，确保符合规定；</w:t>
      </w:r>
    </w:p>
    <w:p w14:paraId="36201CC6">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甲方保证比质比价、采购合规报告、见证链及采购监管大屏等服务的数据来源合法合规，保障向丙方提供的数据符合法律法规要求，杜绝丙方因数据问题产生合法性风险。</w:t>
      </w:r>
    </w:p>
    <w:p w14:paraId="172565C5">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甲方保证比质比价、采购合规报告、见证链及采购监管大屏等服务数据及时、准确，若出现数据错误或误判引发用户争议，须协同乙方快速响应并妥善处理。</w:t>
      </w:r>
    </w:p>
    <w:p w14:paraId="151BD06D">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乙方在平台运营期间，须严格按照阳光优采平台功能设计范围使用甲方提供的数据，不得擅自扩大数据应用场景或用于其他非约定用途。</w:t>
      </w:r>
    </w:p>
    <w:p w14:paraId="7A227CC5">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乙方负责保障阳光优采平台功能高效运行、安全稳定，确保为丙方提供及时、准确且安全的服务。</w:t>
      </w:r>
    </w:p>
    <w:p w14:paraId="6BDC5D99">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丙方享有阳光优采平台各项功能（增值服务项除外）的免费使用权。</w:t>
      </w:r>
    </w:p>
    <w:p w14:paraId="6E522197">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丙方应严格遵守本协议及数据安全保密条款，规范使用比质比价、采购合规报告、见证链、采购监管大屏等功能产生的数据。</w:t>
      </w:r>
    </w:p>
    <w:p w14:paraId="819083CC">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数据安全与隐私保护  </w:t>
      </w:r>
    </w:p>
    <w:p w14:paraId="5B6F48D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平台</w:t>
      </w:r>
      <w:r>
        <w:rPr>
          <w:rFonts w:hint="eastAsia" w:asciiTheme="minorEastAsia" w:hAnsiTheme="minorEastAsia" w:eastAsiaTheme="minorEastAsia" w:cstheme="minorEastAsia"/>
          <w:sz w:val="24"/>
          <w:szCs w:val="24"/>
        </w:rPr>
        <w:t>数据收集范围</w:t>
      </w:r>
      <w:r>
        <w:rPr>
          <w:rFonts w:hint="eastAsia" w:asciiTheme="minorEastAsia" w:hAnsiTheme="minorEastAsia" w:eastAsiaTheme="minorEastAsia" w:cstheme="minorEastAsia"/>
          <w:sz w:val="24"/>
          <w:szCs w:val="24"/>
          <w:lang w:val="en-US" w:eastAsia="zh-CN"/>
        </w:rPr>
        <w:t>包括：</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rPr>
        <w:t>注册</w:t>
      </w:r>
      <w:r>
        <w:rPr>
          <w:rFonts w:hint="eastAsia" w:asciiTheme="minorEastAsia" w:hAnsiTheme="minorEastAsia" w:eastAsiaTheme="minorEastAsia" w:cstheme="minorEastAsia"/>
          <w:sz w:val="24"/>
          <w:szCs w:val="24"/>
          <w:lang w:val="en-US" w:eastAsia="zh-CN"/>
        </w:rPr>
        <w:t>信息，</w:t>
      </w:r>
      <w:r>
        <w:rPr>
          <w:rFonts w:hint="eastAsia" w:asciiTheme="minorEastAsia" w:hAnsiTheme="minorEastAsia" w:eastAsiaTheme="minorEastAsia" w:cstheme="minorEastAsia"/>
          <w:sz w:val="24"/>
          <w:szCs w:val="24"/>
        </w:rPr>
        <w:t>交易及使用服务时必要的个人信息（如姓名、联系方式、交易记录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订单物流信息</w:t>
      </w:r>
      <w:r>
        <w:rPr>
          <w:rFonts w:hint="eastAsia" w:asciiTheme="minorEastAsia" w:hAnsiTheme="minorEastAsia" w:eastAsiaTheme="minorEastAsia" w:cstheme="minorEastAsia"/>
          <w:sz w:val="24"/>
          <w:szCs w:val="24"/>
        </w:rPr>
        <w:t xml:space="preserve">等），具体以《隐私政策》为准。  </w:t>
      </w:r>
    </w:p>
    <w:p w14:paraId="3840635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平台的数据流转规则包括：</w:t>
      </w:r>
    </w:p>
    <w:p w14:paraId="0218016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甲方仅向乙方提供脱敏后的比质比价数据，不含如用户的个人信息及交易双方信息的敏感数据；</w:t>
      </w:r>
    </w:p>
    <w:p w14:paraId="3B03EADC">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乙方收集丙方个人信息需明示《隐私政策》并得到丙方书面同意；</w:t>
      </w:r>
    </w:p>
    <w:p w14:paraId="2C5D5DF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del w:id="1" w:author="数据服务" w:date="2025-09-03T10:48:10Z"/>
          <w:rFonts w:hint="eastAsia" w:asciiTheme="minorEastAsia" w:hAnsiTheme="minorEastAsia" w:eastAsiaTheme="minorEastAsia" w:cstheme="minorEastAsia"/>
          <w:sz w:val="24"/>
          <w:szCs w:val="24"/>
          <w:lang w:val="en-US" w:eastAsia="zh-CN"/>
        </w:rPr>
      </w:pPr>
      <w:del w:id="2" w:author="数据服务" w:date="2025-09-03T10:48:10Z">
        <w:r>
          <w:rPr>
            <w:rFonts w:hint="eastAsia" w:asciiTheme="minorEastAsia" w:hAnsiTheme="minorEastAsia" w:eastAsiaTheme="minorEastAsia" w:cstheme="minorEastAsia"/>
            <w:sz w:val="24"/>
            <w:szCs w:val="24"/>
            <w:lang w:val="en-US" w:eastAsia="zh-CN"/>
          </w:rPr>
          <w:delText>三方共享数据范围需以明确书面文件为准，三方签署《数据共享清单》共同遵守。</w:delText>
        </w:r>
      </w:del>
    </w:p>
    <w:p w14:paraId="EFC609B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三方明确</w:t>
      </w:r>
      <w:r>
        <w:rPr>
          <w:rFonts w:hint="eastAsia" w:asciiTheme="minorEastAsia" w:hAnsiTheme="minorEastAsia" w:eastAsiaTheme="minorEastAsia" w:cstheme="minorEastAsia"/>
          <w:sz w:val="24"/>
          <w:szCs w:val="24"/>
        </w:rPr>
        <w:t>数据安全措施</w:t>
      </w:r>
      <w:r>
        <w:rPr>
          <w:rFonts w:hint="eastAsia" w:asciiTheme="minorEastAsia" w:hAnsiTheme="minorEastAsia" w:eastAsiaTheme="minorEastAsia" w:cstheme="minorEastAsia"/>
          <w:sz w:val="24"/>
          <w:szCs w:val="24"/>
          <w:lang w:val="en-US" w:eastAsia="zh-CN"/>
        </w:rPr>
        <w:t>共同遵守</w:t>
      </w:r>
      <w:r>
        <w:rPr>
          <w:rFonts w:hint="eastAsia" w:asciiTheme="minorEastAsia" w:hAnsiTheme="minorEastAsia" w:eastAsiaTheme="minorEastAsia" w:cstheme="minorEastAsia"/>
          <w:sz w:val="24"/>
          <w:szCs w:val="24"/>
        </w:rPr>
        <w:t xml:space="preserve">：  </w:t>
      </w:r>
    </w:p>
    <w:p w14:paraId="690587DE">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甲方承诺采用行业标准加密技术存储和传输数据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并对提供的数据保障存储与传输安全；</w:t>
      </w:r>
    </w:p>
    <w:p w14:paraId="051498E7">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三方需各自</w:t>
      </w:r>
      <w:r>
        <w:rPr>
          <w:rFonts w:hint="eastAsia" w:asciiTheme="minorEastAsia" w:hAnsiTheme="minorEastAsia" w:eastAsiaTheme="minorEastAsia" w:cstheme="minorEastAsia"/>
          <w:sz w:val="24"/>
          <w:szCs w:val="24"/>
        </w:rPr>
        <w:t>建立数据分类分级制度，对敏感信息（如支付信息）进行隔离存储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保障各自使用过程中的数据安全；</w:t>
      </w:r>
    </w:p>
    <w:p w14:paraId="092BAC2E">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乙方负责丙方账户信息及交易数据安全；</w:t>
      </w:r>
    </w:p>
    <w:p w14:paraId="D3E01C74">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丙方因自身操作导致信息泄露等数据事故，自行承担责任</w:t>
      </w:r>
      <w:r>
        <w:rPr>
          <w:rFonts w:hint="eastAsia" w:asciiTheme="minorEastAsia" w:hAnsiTheme="minorEastAsia" w:eastAsiaTheme="minorEastAsia" w:cstheme="minorEastAsia"/>
          <w:sz w:val="24"/>
          <w:szCs w:val="24"/>
        </w:rPr>
        <w:t xml:space="preserve">。  </w:t>
      </w:r>
    </w:p>
    <w:p w14:paraId="D05AD04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丙方使用阳光优采平台过程中产生的数据，</w:t>
      </w:r>
      <w:r>
        <w:rPr>
          <w:rFonts w:hint="eastAsia" w:asciiTheme="minorEastAsia" w:hAnsiTheme="minorEastAsia" w:eastAsiaTheme="minorEastAsia" w:cstheme="minorEastAsia"/>
          <w:sz w:val="24"/>
          <w:szCs w:val="24"/>
        </w:rPr>
        <w:t>未经</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rPr>
        <w:t>明示同意，甲方不得将</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rPr>
        <w:t>数据用于本协议约定以外的用途，或向第三方提供（法律法规或监管要求除外）。</w:t>
      </w:r>
    </w:p>
    <w:p w14:paraId="F4D60C29">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保密义务 </w:t>
      </w:r>
    </w:p>
    <w:p w14:paraId="7D754378">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双方应对在合作中获知的对方商业秘密、用户数据等保密信息承担保密责任，</w:t>
      </w:r>
      <w:r>
        <w:rPr>
          <w:rFonts w:hint="eastAsia" w:asciiTheme="minorEastAsia" w:hAnsiTheme="minorEastAsia" w:eastAsiaTheme="minorEastAsia" w:cstheme="minorEastAsia"/>
          <w:sz w:val="24"/>
          <w:lang w:eastAsia="zh-Hans"/>
        </w:rPr>
        <w:t>包括但不限于产品、客户、商业、技术、研究、代码、定价、发明、程序、算法、图纸、文件、流程、财务、规章、人事等方面的信息</w:t>
      </w:r>
      <w:ins w:id="3" w:author="张大憨" w:date="2025-08-22T10:36:13Z">
        <w:r>
          <w:rPr>
            <w:rFonts w:hint="eastAsia" w:asciiTheme="minorEastAsia" w:hAnsiTheme="minorEastAsia" w:eastAsiaTheme="minorEastAsia" w:cstheme="minorEastAsia"/>
            <w:sz w:val="24"/>
            <w:lang w:eastAsia="zh-CN"/>
          </w:rPr>
          <w:t>，</w:t>
        </w:r>
      </w:ins>
      <w:r>
        <w:rPr>
          <w:rFonts w:hint="eastAsia" w:asciiTheme="minorEastAsia" w:hAnsiTheme="minorEastAsia" w:eastAsiaTheme="minorEastAsia" w:cstheme="minorEastAsia"/>
          <w:sz w:val="24"/>
          <w:lang w:eastAsia="zh-Hans"/>
        </w:rPr>
        <w:t>披露此类保密信息的方式包括但不限于口头、书面、电子、光纤传输等</w:t>
      </w:r>
      <w:ins w:id="4" w:author="张大憨" w:date="2025-08-22T10:36:15Z">
        <w:r>
          <w:rPr>
            <w:rFonts w:hint="eastAsia" w:asciiTheme="minorEastAsia" w:hAnsiTheme="minorEastAsia" w:eastAsiaTheme="minorEastAsia" w:cstheme="minorEastAsia"/>
            <w:sz w:val="24"/>
            <w:lang w:eastAsia="zh-CN"/>
          </w:rPr>
          <w:t>，</w:t>
        </w:r>
      </w:ins>
      <w:r>
        <w:rPr>
          <w:rFonts w:hint="eastAsia" w:asciiTheme="minorEastAsia" w:hAnsiTheme="minorEastAsia" w:eastAsiaTheme="minorEastAsia" w:cstheme="minorEastAsia"/>
          <w:sz w:val="24"/>
          <w:szCs w:val="24"/>
        </w:rPr>
        <w:t>未经书面同意不得向第三方披露。但</w:t>
      </w:r>
      <w:ins w:id="5" w:author="张大憨" w:date="2025-08-22T10:36:17Z">
        <w:r>
          <w:rPr>
            <w:rFonts w:hint="eastAsia" w:asciiTheme="minorEastAsia" w:hAnsiTheme="minorEastAsia" w:eastAsiaTheme="minorEastAsia" w:cstheme="minorEastAsia"/>
            <w:sz w:val="24"/>
            <w:szCs w:val="24"/>
            <w:lang w:val="en-US" w:eastAsia="zh-CN"/>
          </w:rPr>
          <w:t>各</w:t>
        </w:r>
      </w:ins>
      <w:r>
        <w:rPr>
          <w:rFonts w:hint="eastAsia" w:asciiTheme="minorEastAsia" w:hAnsiTheme="minorEastAsia" w:eastAsiaTheme="minorEastAsia" w:cstheme="minorEastAsia"/>
          <w:sz w:val="24"/>
          <w:szCs w:val="24"/>
        </w:rPr>
        <w:t>方为履行本协议，可将保密信息披露给其管理人员、雇员或代表，信息接收方应保证已与上述人员签订了保密程度不低于本协议的保密协议，并同意为其管理人员、雇员、代表承担连带责任。</w:t>
      </w:r>
    </w:p>
    <w:p w14:paraId="76AFE52D">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本协议项下包含的甲方数据加工逻辑、乙方系统接口所有技术细节、丙方个人信息及在阳光优采平台的行为数据均在数据保密义务范畴，三方只要获悉或掌握，无论何种方式或途径均在本保密义务范畴内。</w:t>
      </w:r>
    </w:p>
    <w:p w14:paraId="668B0EB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保密义务包含丙方获得的甲乙双方提供的未公开服务条款。</w:t>
      </w:r>
    </w:p>
    <w:p w14:paraId="2B9824E9">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信息接收方应采取的必要、合理措施对信息提供方的商业秘密进行保密，包括但不限于：</w:t>
      </w:r>
    </w:p>
    <w:p w14:paraId="5D3219BE">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（1）参照信息接收方对于类似事项的最高标准或要求进行保密，且不得低于商业上的合理保护程度；</w:t>
      </w:r>
    </w:p>
    <w:p w14:paraId="765871F5">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（2）一旦发现泄密等安全风险，信息接收方应尽其最大的努力阻止风险和损失扩大，并将相关情况立即通知信息提供方，按照信息提供方指示积极配合处理；</w:t>
      </w:r>
    </w:p>
    <w:p w14:paraId="794355ED">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（3）信息接收方应采取有效措施防止任何接收到保密信息的主体（包括但不限于自然人、法人、其他组织）将保密信息向其他第三方泄露；</w:t>
      </w:r>
    </w:p>
    <w:p w14:paraId="174C6522">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（4）不得实施其他任何可能泄露保密信息或者使得保密信息可能处于危险情况的行为。</w:t>
      </w:r>
    </w:p>
    <w:p w14:paraId="3BC89ADF">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依法应向政府机关披露的信息</w:t>
      </w:r>
      <w:r>
        <w:rPr>
          <w:rFonts w:hint="eastAsia" w:asciiTheme="minorEastAsia" w:hAnsiTheme="minorEastAsia" w:eastAsiaTheme="minorEastAsia" w:cstheme="minorEastAsia"/>
          <w:sz w:val="24"/>
          <w:szCs w:val="24"/>
          <w:lang w:val="en-US" w:eastAsia="zh-CN"/>
        </w:rPr>
        <w:t>及</w:t>
      </w:r>
      <w:r>
        <w:rPr>
          <w:rFonts w:hint="eastAsia" w:asciiTheme="minorEastAsia" w:hAnsiTheme="minorEastAsia" w:eastAsiaTheme="minorEastAsia" w:cstheme="minorEastAsia"/>
          <w:sz w:val="24"/>
          <w:szCs w:val="24"/>
        </w:rPr>
        <w:t>已公开或非因过错而泄露的信息不视为违约</w:t>
      </w:r>
      <w:r>
        <w:rPr>
          <w:rFonts w:hint="eastAsia" w:asciiTheme="minorEastAsia" w:hAnsiTheme="minorEastAsia" w:eastAsiaTheme="minorEastAsia" w:cstheme="minorEastAsia"/>
          <w:sz w:val="24"/>
          <w:szCs w:val="24"/>
          <w:lang w:eastAsia="zh-CN"/>
        </w:rPr>
        <w:t>。</w:t>
      </w:r>
    </w:p>
    <w:p w14:paraId="F20C3D1C">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本条款在协议终止后持续有效。</w:t>
      </w:r>
    </w:p>
    <w:p w14:paraId="25A54DA0">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费用与支付  </w:t>
      </w:r>
    </w:p>
    <w:p w14:paraId="5E75D0C7">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本协议项下不对费用项进行明确，三方若在运营过程中对相关服务产生收费或收益分配事项，可以签订补充协议进行约定。</w:t>
      </w:r>
    </w:p>
    <w:p w14:paraId="647B6767">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本协议对</w:t>
      </w:r>
      <w:r>
        <w:rPr>
          <w:rFonts w:hint="eastAsia" w:asciiTheme="minorEastAsia" w:hAnsiTheme="minorEastAsia" w:eastAsiaTheme="minorEastAsia" w:cstheme="minorEastAsia"/>
          <w:sz w:val="24"/>
          <w:szCs w:val="24"/>
        </w:rPr>
        <w:t>增值服务</w:t>
      </w:r>
      <w:r>
        <w:rPr>
          <w:rFonts w:hint="eastAsia" w:asciiTheme="minorEastAsia" w:hAnsiTheme="minorEastAsia" w:eastAsiaTheme="minorEastAsia" w:cstheme="minorEastAsia"/>
          <w:sz w:val="24"/>
          <w:szCs w:val="24"/>
          <w:lang w:val="en-US" w:eastAsia="zh-CN"/>
        </w:rPr>
        <w:t>项未进行明确约定，丙方若需要阳光优采平台提供，需另行签订协议</w:t>
      </w:r>
      <w:r>
        <w:rPr>
          <w:rFonts w:hint="eastAsia" w:asciiTheme="minorEastAsia" w:hAnsiTheme="minorEastAsia" w:eastAsiaTheme="minorEastAsia" w:cstheme="minorEastAsia"/>
          <w:sz w:val="24"/>
          <w:szCs w:val="24"/>
        </w:rPr>
        <w:t xml:space="preserve">。  </w:t>
      </w:r>
    </w:p>
    <w:p w14:paraId="7E2D13CB">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责任</w:t>
      </w:r>
      <w:r>
        <w:rPr>
          <w:rFonts w:hint="eastAsia" w:asciiTheme="minorEastAsia" w:hAnsiTheme="minorEastAsia" w:eastAsiaTheme="minorEastAsia" w:cstheme="minorEastAsia"/>
          <w:b/>
          <w:bCs/>
          <w:sz w:val="24"/>
          <w:szCs w:val="24"/>
          <w:lang w:val="en-US" w:eastAsia="zh-CN"/>
        </w:rPr>
        <w:t>与免责</w:t>
      </w:r>
      <w:r>
        <w:rPr>
          <w:rFonts w:hint="eastAsia" w:asciiTheme="minorEastAsia" w:hAnsiTheme="minorEastAsia" w:eastAsiaTheme="minorEastAsia" w:cstheme="minorEastAsia"/>
          <w:b/>
          <w:bCs/>
          <w:sz w:val="24"/>
          <w:szCs w:val="24"/>
        </w:rPr>
        <w:t xml:space="preserve">  </w:t>
      </w:r>
    </w:p>
    <w:p w14:paraId="463B01ED">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甲方不对因不可抗力（如黑客攻击、系统故障）导致的数据泄露或服务中断承担赔偿责任，但应及时采取补救措施。</w:t>
      </w:r>
    </w:p>
    <w:p w14:paraId="698D54B4">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乙方数据整合或二次加工错误导致的用户损失甲方不承担责任，由乙方负责。</w:t>
      </w:r>
    </w:p>
    <w:p w14:paraId="48FE7797">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因平台系统漏洞导致丙方信息泄露，由乙方负责。</w:t>
      </w:r>
    </w:p>
    <w:p w14:paraId="30F44E43">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因丙方账号信息管理不擅造成泄露，并形成相应损失，丙方自行承担。</w:t>
      </w:r>
    </w:p>
    <w:p w14:paraId="6842451A">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如果出现不可抗力（包括但不限于地震、台风、火山爆发、洪涝灾害、战争、地区冲突、国家政策变化等情形），</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eastAsiaTheme="minorEastAsia" w:cstheme="minorEastAsia"/>
          <w:sz w:val="24"/>
          <w:szCs w:val="24"/>
        </w:rPr>
        <w:t>方在本协议中的义务在不可抗力影响范围及其持续期间内将中止履行。合作期限可根据中止的期限而作相应延长，但须</w:t>
      </w:r>
      <w:r>
        <w:rPr>
          <w:rFonts w:hint="eastAsia" w:asciiTheme="minorEastAsia" w:hAnsiTheme="minorEastAsia" w:eastAsiaTheme="minorEastAsia" w:cstheme="minorEastAsia"/>
          <w:sz w:val="24"/>
          <w:szCs w:val="24"/>
          <w:lang w:val="en-US" w:eastAsia="zh-CN"/>
        </w:rPr>
        <w:t>各</w:t>
      </w:r>
      <w:r>
        <w:rPr>
          <w:rFonts w:hint="eastAsia" w:asciiTheme="minorEastAsia" w:hAnsiTheme="minorEastAsia" w:eastAsiaTheme="minorEastAsia" w:cstheme="minorEastAsia"/>
          <w:sz w:val="24"/>
          <w:szCs w:val="24"/>
        </w:rPr>
        <w:t xml:space="preserve">方协商一致。任何一方均不会因此而承担责任。 </w:t>
      </w:r>
    </w:p>
    <w:p w14:paraId="7E1009BB">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协议</w:t>
      </w:r>
      <w:r>
        <w:rPr>
          <w:rFonts w:hint="eastAsia" w:asciiTheme="minorEastAsia" w:hAnsiTheme="minorEastAsia" w:eastAsiaTheme="minorEastAsia" w:cstheme="minorEastAsia"/>
          <w:b/>
          <w:bCs/>
          <w:sz w:val="24"/>
          <w:szCs w:val="24"/>
          <w:lang w:val="en-US" w:eastAsia="zh-CN"/>
        </w:rPr>
        <w:t>生效与</w:t>
      </w:r>
      <w:r>
        <w:rPr>
          <w:rFonts w:hint="eastAsia" w:asciiTheme="minorEastAsia" w:hAnsiTheme="minorEastAsia" w:eastAsiaTheme="minorEastAsia" w:cstheme="minorEastAsia"/>
          <w:b/>
          <w:bCs/>
          <w:sz w:val="24"/>
          <w:szCs w:val="24"/>
        </w:rPr>
        <w:t xml:space="preserve">终止  </w:t>
      </w:r>
    </w:p>
    <w:p w14:paraId="47F8EB08">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本协议一式</w:t>
      </w:r>
      <w:ins w:id="6" w:author="张大憨" w:date="2025-08-22T10:36:38Z">
        <w:r>
          <w:rPr>
            <w:rFonts w:hint="eastAsia" w:asciiTheme="minorEastAsia" w:hAnsiTheme="minorEastAsia" w:eastAsiaTheme="minorEastAsia" w:cstheme="minorEastAsia"/>
            <w:sz w:val="24"/>
            <w:szCs w:val="24"/>
            <w:lang w:val="en-US" w:eastAsia="zh-CN"/>
          </w:rPr>
          <w:t>玖</w:t>
        </w:r>
      </w:ins>
      <w:r>
        <w:rPr>
          <w:rFonts w:hint="eastAsia" w:asciiTheme="minorEastAsia" w:hAnsiTheme="minorEastAsia" w:eastAsiaTheme="minorEastAsia" w:cstheme="minorEastAsia"/>
          <w:sz w:val="24"/>
          <w:szCs w:val="24"/>
          <w:lang w:val="en-US" w:eastAsia="zh-CN"/>
        </w:rPr>
        <w:t>份，三方各</w:t>
      </w:r>
      <w:ins w:id="7" w:author="张大憨" w:date="2025-08-22T10:36:41Z">
        <w:r>
          <w:rPr>
            <w:rFonts w:hint="eastAsia" w:asciiTheme="minorEastAsia" w:hAnsiTheme="minorEastAsia" w:eastAsiaTheme="minorEastAsia" w:cstheme="minorEastAsia"/>
            <w:sz w:val="24"/>
            <w:szCs w:val="24"/>
            <w:lang w:val="en-US" w:eastAsia="zh-CN"/>
          </w:rPr>
          <w:t>叁</w:t>
        </w:r>
      </w:ins>
      <w:del w:id="8" w:author="数据服务" w:date="2025-09-03T10:47:58Z">
        <w:r>
          <w:rPr>
            <w:rFonts w:hint="eastAsia" w:asciiTheme="minorEastAsia" w:hAnsiTheme="minorEastAsia" w:eastAsiaTheme="minorEastAsia" w:cstheme="minorEastAsia"/>
            <w:sz w:val="24"/>
            <w:szCs w:val="24"/>
            <w:lang w:val="en-US" w:eastAsia="zh-CN"/>
          </w:rPr>
          <w:delText>两</w:delText>
        </w:r>
      </w:del>
      <w:r>
        <w:rPr>
          <w:rFonts w:hint="eastAsia" w:asciiTheme="minorEastAsia" w:hAnsiTheme="minorEastAsia" w:eastAsiaTheme="minorEastAsia" w:cstheme="minorEastAsia"/>
          <w:sz w:val="24"/>
          <w:szCs w:val="24"/>
          <w:lang w:val="en-US" w:eastAsia="zh-CN"/>
        </w:rPr>
        <w:t>份，盖章后生效。</w:t>
      </w:r>
    </w:p>
    <w:p w14:paraId="4F2F4C6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shd w:val="clear"/>
        </w:rPr>
        <w:t>协议有效期为协议生效之日起</w:t>
      </w:r>
      <w:r>
        <w:rPr>
          <w:rFonts w:hint="eastAsia" w:asciiTheme="minorEastAsia" w:hAnsiTheme="minorEastAsia" w:eastAsiaTheme="minorEastAsia" w:cstheme="minorEastAsia"/>
          <w:sz w:val="24"/>
          <w:szCs w:val="24"/>
          <w:shd w:val="clear"/>
          <w:lang w:val="en-US" w:eastAsia="zh-CN"/>
        </w:rPr>
        <w:t>一年。</w:t>
      </w:r>
    </w:p>
    <w:p w14:paraId="C268D430">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甲方有权在</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rPr>
        <w:t>违反协议（如滥用数据</w:t>
      </w:r>
      <w:r>
        <w:rPr>
          <w:rFonts w:hint="eastAsia" w:asciiTheme="minorEastAsia" w:hAnsiTheme="minorEastAsia" w:eastAsiaTheme="minorEastAsia" w:cstheme="minorEastAsia"/>
          <w:sz w:val="24"/>
          <w:szCs w:val="24"/>
          <w:lang w:val="en-US" w:eastAsia="zh-CN"/>
        </w:rPr>
        <w:t>等</w:t>
      </w:r>
      <w:r>
        <w:rPr>
          <w:rFonts w:hint="eastAsia" w:asciiTheme="minorEastAsia" w:hAnsiTheme="minorEastAsia" w:eastAsiaTheme="minorEastAsia" w:cstheme="minorEastAsia"/>
          <w:sz w:val="24"/>
          <w:szCs w:val="24"/>
        </w:rPr>
        <w:t>）时终止服务。</w:t>
      </w:r>
    </w:p>
    <w:p w14:paraId="0B308CD2">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其他</w:t>
      </w:r>
    </w:p>
    <w:p w14:paraId="74B50A22">
      <w:pPr>
        <w:keepNext w:val="0"/>
        <w:keepLines w:val="0"/>
        <w:pageBreakBefore w:val="0"/>
        <w:widowControl w:val="0"/>
        <w:numPr>
          <w:ilvl w:val="0"/>
          <w:numId w:val="12"/>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本协议未尽事宜，以甲方平台公布的《隐私政策》《用户协议》为准。  </w:t>
      </w:r>
    </w:p>
    <w:p w14:paraId="5B55D942">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争议解决：</w:t>
      </w:r>
      <w:ins w:id="9" w:author="张大憨" w:date="2025-08-22T10:37:26Z">
        <w:r>
          <w:rPr>
            <w:rFonts w:hint="eastAsia" w:asciiTheme="minorEastAsia" w:hAnsiTheme="minorEastAsia" w:eastAsiaTheme="minorEastAsia" w:cstheme="minorEastAsia"/>
            <w:sz w:val="24"/>
            <w:szCs w:val="24"/>
            <w:lang w:val="en-US" w:eastAsia="zh-CN"/>
          </w:rPr>
          <w:t>三</w:t>
        </w:r>
      </w:ins>
      <w:r>
        <w:rPr>
          <w:rFonts w:hint="eastAsia" w:asciiTheme="minorEastAsia" w:hAnsiTheme="minorEastAsia" w:eastAsiaTheme="minorEastAsia" w:cstheme="minorEastAsia"/>
          <w:sz w:val="24"/>
          <w:szCs w:val="24"/>
        </w:rPr>
        <w:t>方协商不成，提交</w:t>
      </w:r>
      <w:ins w:id="10" w:author="张大憨" w:date="2025-08-22T10:36:47Z">
        <w:del w:id="11" w:author="数据服务" w:date="2025-09-03T13:47:16Z">
          <w:r>
            <w:rPr>
              <w:rFonts w:hint="default" w:asciiTheme="minorEastAsia" w:hAnsiTheme="minorEastAsia" w:eastAsiaTheme="minorEastAsia" w:cstheme="minorEastAsia"/>
              <w:sz w:val="24"/>
              <w:szCs w:val="24"/>
              <w:lang w:val="en-US" w:eastAsia="zh-CN"/>
            </w:rPr>
            <w:delText>原告</w:delText>
          </w:r>
        </w:del>
      </w:ins>
      <w:ins w:id="12" w:author="数据服务" w:date="2025-09-03T13:47:17Z">
        <w:r>
          <w:rPr>
            <w:rFonts w:hint="eastAsia" w:asciiTheme="minorEastAsia" w:hAnsiTheme="minorEastAsia" w:eastAsiaTheme="minorEastAsia" w:cstheme="minorEastAsia"/>
            <w:sz w:val="24"/>
            <w:szCs w:val="24"/>
            <w:lang w:val="en-US" w:eastAsia="zh-CN"/>
          </w:rPr>
          <w:t>甲</w:t>
        </w:r>
      </w:ins>
      <w:bookmarkStart w:id="0" w:name="_GoBack"/>
      <w:bookmarkEnd w:id="0"/>
      <w:r>
        <w:rPr>
          <w:rFonts w:hint="eastAsia" w:asciiTheme="minorEastAsia" w:hAnsiTheme="minorEastAsia" w:eastAsiaTheme="minorEastAsia" w:cstheme="minorEastAsia"/>
          <w:sz w:val="24"/>
          <w:szCs w:val="24"/>
        </w:rPr>
        <w:t xml:space="preserve">方所在地法院诉讼。  </w:t>
      </w:r>
    </w:p>
    <w:p w14:paraId="46DBF87C">
      <w:pPr>
        <w:ind w:firstLine="480" w:firstLineChars="200"/>
        <w:rPr>
          <w:rFonts w:hint="eastAsia" w:asciiTheme="minorEastAsia" w:hAnsiTheme="minorEastAsia" w:eastAsiaTheme="minorEastAsia" w:cstheme="minorEastAsia"/>
          <w:sz w:val="24"/>
          <w:szCs w:val="24"/>
          <w:lang w:eastAsia="zh-CN"/>
        </w:rPr>
      </w:pPr>
    </w:p>
    <w:p w14:paraId="594F8677">
      <w:pPr>
        <w:keepNext w:val="0"/>
        <w:keepLines w:val="0"/>
        <w:pageBreakBefore w:val="0"/>
        <w:widowControl w:val="0"/>
        <w:kinsoku/>
        <w:wordWrap/>
        <w:overflowPunct/>
        <w:topLinePunct w:val="0"/>
        <w:autoSpaceDE/>
        <w:autoSpaceDN/>
        <w:bidi w:val="0"/>
        <w:adjustRightInd/>
        <w:snapToGrid/>
        <w:spacing w:before="157" w:beforeLines="50" w:after="157" w:afterLines="50"/>
        <w:ind w:firstLine="480" w:firstLineChars="200"/>
        <w:textAlignment w:val="auto"/>
        <w:rPr>
          <w:del w:id="13" w:author="数据服务" w:date="2025-09-03T10:48:16Z"/>
          <w:rFonts w:hint="eastAsia" w:asciiTheme="minorEastAsia" w:hAnsiTheme="minorEastAsia" w:eastAsiaTheme="minorEastAsia" w:cstheme="minorEastAsia"/>
          <w:sz w:val="24"/>
          <w:szCs w:val="24"/>
          <w:lang w:val="en-US" w:eastAsia="zh-CN"/>
        </w:rPr>
      </w:pPr>
      <w:del w:id="14" w:author="数据服务" w:date="2025-09-03T10:48:16Z">
        <w:r>
          <w:rPr>
            <w:rFonts w:hint="eastAsia" w:asciiTheme="minorEastAsia" w:hAnsiTheme="minorEastAsia" w:eastAsiaTheme="minorEastAsia" w:cstheme="minorEastAsia"/>
            <w:sz w:val="24"/>
            <w:szCs w:val="24"/>
            <w:lang w:val="en-US" w:eastAsia="zh-CN"/>
          </w:rPr>
          <w:delText>本协议附件包括：</w:delText>
        </w:r>
      </w:del>
    </w:p>
    <w:p w14:paraId="7C1C1E59">
      <w:pPr>
        <w:keepNext w:val="0"/>
        <w:keepLines w:val="0"/>
        <w:pageBreakBefore w:val="0"/>
        <w:widowControl w:val="0"/>
        <w:numPr>
          <w:ilvl w:val="0"/>
          <w:numId w:val="13"/>
        </w:numPr>
        <w:kinsoku/>
        <w:wordWrap/>
        <w:overflowPunct/>
        <w:topLinePunct w:val="0"/>
        <w:autoSpaceDE/>
        <w:autoSpaceDN/>
        <w:bidi w:val="0"/>
        <w:adjustRightInd/>
        <w:snapToGrid/>
        <w:spacing w:before="157" w:beforeLines="50" w:after="157" w:afterLines="50"/>
        <w:ind w:firstLine="480" w:firstLineChars="200"/>
        <w:textAlignment w:val="auto"/>
        <w:rPr>
          <w:del w:id="15" w:author="数据服务BU" w:date="2025-08-23T11:20:25Z"/>
          <w:rFonts w:hint="eastAsia" w:asciiTheme="minorEastAsia" w:hAnsiTheme="minorEastAsia" w:eastAsiaTheme="minorEastAsia" w:cstheme="minorEastAsia"/>
          <w:sz w:val="24"/>
          <w:szCs w:val="24"/>
          <w:lang w:val="en-US" w:eastAsia="zh-CN"/>
        </w:rPr>
      </w:pPr>
      <w:del w:id="16" w:author="数据服务BU" w:date="2025-08-23T11:20:25Z">
        <w:r>
          <w:rPr>
            <w:rFonts w:hint="eastAsia" w:asciiTheme="minorEastAsia" w:hAnsiTheme="minorEastAsia" w:eastAsiaTheme="minorEastAsia" w:cstheme="minorEastAsia"/>
            <w:sz w:val="24"/>
            <w:szCs w:val="24"/>
            <w:lang w:val="en-US" w:eastAsia="zh-CN"/>
          </w:rPr>
          <w:delText>《隐私政策》（乙方与丙方另行签订）</w:delText>
        </w:r>
      </w:del>
    </w:p>
    <w:p w14:paraId="64120EED">
      <w:pPr>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ind w:firstLine="0" w:firstLineChars="0"/>
        <w:textAlignment w:val="auto"/>
        <w:rPr>
          <w:ins w:id="18" w:author="数据服务BU" w:date="2025-08-22T16:19:03Z"/>
          <w:del w:id="19" w:author="数据服务" w:date="2025-09-03T10:48:15Z"/>
          <w:rFonts w:hint="eastAsia" w:asciiTheme="minorEastAsia" w:hAnsiTheme="minorEastAsia" w:eastAsiaTheme="minorEastAsia" w:cstheme="minorEastAsia"/>
          <w:sz w:val="24"/>
          <w:szCs w:val="24"/>
          <w:lang w:val="en-US" w:eastAsia="zh-CN"/>
        </w:rPr>
        <w:pPrChange w:id="17" w:author="数据服务" w:date="2025-09-03T10:48:15Z">
          <w:pPr>
            <w:keepNext w:val="0"/>
            <w:keepLines w:val="0"/>
            <w:pageBreakBefore w:val="0"/>
            <w:widowControl w:val="0"/>
            <w:numPr>
              <w:ilvl w:val="0"/>
              <w:numId w:val="13"/>
            </w:numPr>
            <w:kinsoku/>
            <w:wordWrap/>
            <w:overflowPunct/>
            <w:topLinePunct w:val="0"/>
            <w:autoSpaceDE/>
            <w:autoSpaceDN/>
            <w:bidi w:val="0"/>
            <w:adjustRightInd/>
            <w:snapToGrid/>
            <w:spacing w:before="157" w:beforeLines="50" w:after="157" w:afterLines="50"/>
            <w:ind w:firstLine="480" w:firstLineChars="200"/>
            <w:textAlignment w:val="auto"/>
          </w:pPr>
        </w:pPrChange>
      </w:pPr>
      <w:del w:id="20" w:author="数据服务" w:date="2025-09-03T10:48:15Z">
        <w:r>
          <w:rPr>
            <w:rFonts w:hint="eastAsia" w:asciiTheme="minorEastAsia" w:hAnsiTheme="minorEastAsia" w:eastAsiaTheme="minorEastAsia" w:cstheme="minorEastAsia"/>
            <w:sz w:val="24"/>
            <w:szCs w:val="24"/>
            <w:lang w:val="en-US" w:eastAsia="zh-CN"/>
          </w:rPr>
          <w:delText>《数据共享清单》（明确三方数据交互字段与用途）</w:delText>
        </w:r>
      </w:del>
    </w:p>
    <w:p w14:paraId="1F01959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157" w:beforeLines="50" w:after="157" w:afterLines="50"/>
        <w:jc w:val="both"/>
        <w:textAlignment w:val="auto"/>
        <w:rPr>
          <w:ins w:id="21" w:author="数据服务BU" w:date="2025-08-22T16:19:04Z"/>
          <w:rFonts w:hint="eastAsia" w:asciiTheme="minorEastAsia" w:hAnsiTheme="minorEastAsia" w:eastAsiaTheme="minorEastAsia" w:cstheme="minorEastAsia"/>
          <w:sz w:val="24"/>
          <w:szCs w:val="24"/>
          <w:lang w:val="en-US" w:eastAsia="zh-CN"/>
        </w:rPr>
      </w:pPr>
    </w:p>
    <w:p w14:paraId="64656F6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157" w:beforeLines="50" w:after="157" w:afterLines="50"/>
        <w:jc w:val="both"/>
        <w:textAlignment w:val="auto"/>
        <w:rPr>
          <w:ins w:id="22" w:author="数据服务BU" w:date="2025-08-23T11:20:28Z"/>
          <w:rFonts w:hint="eastAsia" w:asciiTheme="minorEastAsia" w:hAnsiTheme="minorEastAsia" w:eastAsiaTheme="minorEastAsia" w:cstheme="minorEastAsia"/>
          <w:sz w:val="24"/>
          <w:szCs w:val="24"/>
          <w:lang w:val="en-US" w:eastAsia="zh-CN"/>
        </w:rPr>
      </w:pPr>
    </w:p>
    <w:p w14:paraId="0470019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157" w:beforeLines="50" w:after="157" w:afterLines="50"/>
        <w:jc w:val="both"/>
        <w:textAlignment w:val="auto"/>
        <w:rPr>
          <w:rFonts w:hint="eastAsia" w:asciiTheme="minorEastAsia" w:hAnsiTheme="minorEastAsia" w:eastAsiaTheme="minorEastAsia" w:cstheme="minorEastAsia"/>
          <w:sz w:val="24"/>
          <w:szCs w:val="24"/>
          <w:lang w:val="en-US" w:eastAsia="zh-CN"/>
        </w:rPr>
      </w:pPr>
    </w:p>
    <w:p w14:paraId="38CF3728">
      <w:pPr>
        <w:ind w:firstLine="480" w:firstLineChars="200"/>
        <w:rPr>
          <w:rFonts w:hint="eastAsia" w:asciiTheme="minorEastAsia" w:hAnsiTheme="minorEastAsia" w:eastAsiaTheme="minorEastAsia" w:cstheme="minorEastAsia"/>
          <w:sz w:val="24"/>
          <w:szCs w:val="24"/>
          <w:lang w:val="en-US" w:eastAsia="zh-CN"/>
        </w:rPr>
      </w:pPr>
    </w:p>
    <w:p w14:paraId="6C68BC17">
      <w:pPr>
        <w:ind w:firstLine="480" w:firstLineChars="200"/>
        <w:rPr>
          <w:ins w:id="23" w:author="数据服务" w:date="2025-09-03T10:48:18Z"/>
          <w:rFonts w:hint="eastAsia" w:asciiTheme="minorEastAsia" w:hAnsiTheme="minorEastAsia" w:eastAsiaTheme="minorEastAsia" w:cstheme="minorEastAsia"/>
          <w:sz w:val="24"/>
          <w:szCs w:val="24"/>
          <w:lang w:eastAsia="zh-CN"/>
        </w:rPr>
      </w:pPr>
    </w:p>
    <w:p w14:paraId="747DD590">
      <w:pPr>
        <w:ind w:firstLine="480" w:firstLineChars="200"/>
        <w:rPr>
          <w:ins w:id="24" w:author="数据服务" w:date="2025-09-03T10:48:18Z"/>
          <w:rFonts w:hint="eastAsia" w:asciiTheme="minorEastAsia" w:hAnsiTheme="minorEastAsia" w:eastAsiaTheme="minorEastAsia" w:cstheme="minorEastAsia"/>
          <w:sz w:val="24"/>
          <w:szCs w:val="24"/>
          <w:lang w:eastAsia="zh-CN"/>
        </w:rPr>
      </w:pPr>
    </w:p>
    <w:p w14:paraId="7D5EC825">
      <w:pPr>
        <w:ind w:firstLine="480" w:firstLineChars="200"/>
        <w:rPr>
          <w:ins w:id="25" w:author="数据服务" w:date="2025-09-03T10:48:19Z"/>
          <w:rFonts w:hint="eastAsia" w:asciiTheme="minorEastAsia" w:hAnsiTheme="minorEastAsia" w:eastAsiaTheme="minorEastAsia" w:cstheme="minorEastAsia"/>
          <w:sz w:val="24"/>
          <w:szCs w:val="24"/>
          <w:lang w:eastAsia="zh-CN"/>
        </w:rPr>
      </w:pPr>
    </w:p>
    <w:p w14:paraId="37D30699">
      <w:pPr>
        <w:ind w:firstLine="480" w:firstLineChars="200"/>
        <w:rPr>
          <w:ins w:id="26" w:author="数据服务" w:date="2025-09-03T10:48:19Z"/>
          <w:rFonts w:hint="eastAsia" w:asciiTheme="minorEastAsia" w:hAnsiTheme="minorEastAsia" w:eastAsiaTheme="minorEastAsia" w:cstheme="minorEastAsia"/>
          <w:sz w:val="24"/>
          <w:szCs w:val="24"/>
          <w:lang w:eastAsia="zh-CN"/>
        </w:rPr>
      </w:pPr>
    </w:p>
    <w:p w14:paraId="7BE65A64">
      <w:pPr>
        <w:ind w:firstLine="480" w:firstLineChars="200"/>
        <w:rPr>
          <w:ins w:id="27" w:author="数据服务" w:date="2025-09-03T10:48:20Z"/>
          <w:rFonts w:hint="eastAsia" w:asciiTheme="minorEastAsia" w:hAnsiTheme="minorEastAsia" w:eastAsiaTheme="minorEastAsia" w:cstheme="minorEastAsia"/>
          <w:sz w:val="24"/>
          <w:szCs w:val="24"/>
          <w:lang w:eastAsia="zh-CN"/>
        </w:rPr>
      </w:pPr>
    </w:p>
    <w:p w14:paraId="0B07B8EF">
      <w:pPr>
        <w:ind w:firstLine="480" w:firstLineChars="20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以下无正文，为签章页</w:t>
      </w:r>
      <w:r>
        <w:rPr>
          <w:rFonts w:hint="eastAsia" w:asciiTheme="minorEastAsia" w:hAnsiTheme="minorEastAsia" w:eastAsiaTheme="minorEastAsia" w:cstheme="minorEastAsia"/>
          <w:sz w:val="24"/>
          <w:szCs w:val="24"/>
          <w:lang w:eastAsia="zh-CN"/>
        </w:rPr>
        <w:t>）</w:t>
      </w:r>
    </w:p>
    <w:p w14:paraId="2EFEE507">
      <w:pPr>
        <w:ind w:firstLine="480" w:firstLineChars="200"/>
        <w:rPr>
          <w:rFonts w:hint="eastAsia" w:asciiTheme="minorEastAsia" w:hAnsiTheme="minorEastAsia" w:eastAsiaTheme="minorEastAsia" w:cstheme="minorEastAsia"/>
          <w:sz w:val="24"/>
          <w:szCs w:val="24"/>
          <w:lang w:eastAsia="zh-CN"/>
        </w:rPr>
      </w:pPr>
    </w:p>
    <w:p w14:paraId="0F1451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方：</w:t>
      </w:r>
      <w:r>
        <w:rPr>
          <w:rFonts w:hint="eastAsia" w:asciiTheme="minorEastAsia" w:hAnsiTheme="minorEastAsia" w:eastAsiaTheme="minorEastAsia" w:cstheme="minorEastAsia"/>
          <w:sz w:val="24"/>
          <w:szCs w:val="24"/>
          <w:lang w:val="en-US" w:eastAsia="zh-CN"/>
        </w:rPr>
        <w:t>中资数据科技有限公司</w:t>
      </w:r>
      <w:r>
        <w:rPr>
          <w:rFonts w:hint="eastAsia" w:asciiTheme="minorEastAsia" w:hAnsiTheme="minorEastAsia" w:eastAsiaTheme="minorEastAsia" w:cstheme="minorEastAsia"/>
          <w:sz w:val="24"/>
          <w:szCs w:val="24"/>
        </w:rPr>
        <w:t xml:space="preserve"> （盖章） </w:t>
      </w:r>
    </w:p>
    <w:p w14:paraId="64204C92">
      <w:pPr>
        <w:keepNext w:val="0"/>
        <w:keepLines w:val="0"/>
        <w:pageBreakBefore w:val="0"/>
        <w:widowControl w:val="0"/>
        <w:kinsoku/>
        <w:wordWrap/>
        <w:overflowPunct/>
        <w:topLinePunct w:val="0"/>
        <w:autoSpaceDE/>
        <w:autoSpaceDN/>
        <w:bidi w:val="0"/>
        <w:adjustRightInd/>
        <w:snapToGrid/>
        <w:spacing w:before="625" w:beforeLines="200" w:after="625" w:afterLines="20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授权代表：</w:t>
      </w:r>
    </w:p>
    <w:p w14:paraId="6922A8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签署日期：</w:t>
      </w:r>
      <w:ins w:id="28" w:author="张大憨" w:date="2025-08-22T10:36:53Z">
        <w:r>
          <w:rPr>
            <w:rFonts w:hint="eastAsia" w:asciiTheme="minorEastAsia" w:hAnsiTheme="minorEastAsia" w:eastAsiaTheme="minorEastAsia" w:cstheme="minorEastAsia"/>
            <w:sz w:val="24"/>
            <w:szCs w:val="24"/>
            <w:lang w:val="en-US" w:eastAsia="zh-CN"/>
          </w:rPr>
          <w:t>XX</w:t>
        </w:r>
      </w:ins>
      <w:ins w:id="29" w:author="张大憨" w:date="2025-08-22T10:36:54Z">
        <w:r>
          <w:rPr>
            <w:rFonts w:hint="eastAsia" w:asciiTheme="minorEastAsia" w:hAnsiTheme="minorEastAsia" w:eastAsiaTheme="minorEastAsia" w:cstheme="minorEastAsia"/>
            <w:sz w:val="24"/>
            <w:szCs w:val="24"/>
            <w:lang w:val="en-US" w:eastAsia="zh-CN"/>
          </w:rPr>
          <w:t>XX</w:t>
        </w:r>
      </w:ins>
      <w:ins w:id="30" w:author="张大憨" w:date="2025-08-22T10:36:55Z">
        <w:r>
          <w:rPr>
            <w:rFonts w:hint="eastAsia" w:asciiTheme="minorEastAsia" w:hAnsiTheme="minorEastAsia" w:eastAsiaTheme="minorEastAsia" w:cstheme="minorEastAsia"/>
            <w:sz w:val="24"/>
            <w:szCs w:val="24"/>
            <w:lang w:val="en-US" w:eastAsia="zh-CN"/>
          </w:rPr>
          <w:t>年X</w:t>
        </w:r>
      </w:ins>
      <w:ins w:id="31" w:author="张大憨" w:date="2025-08-22T10:36:56Z">
        <w:r>
          <w:rPr>
            <w:rFonts w:hint="eastAsia" w:asciiTheme="minorEastAsia" w:hAnsiTheme="minorEastAsia" w:eastAsiaTheme="minorEastAsia" w:cstheme="minorEastAsia"/>
            <w:sz w:val="24"/>
            <w:szCs w:val="24"/>
            <w:lang w:val="en-US" w:eastAsia="zh-CN"/>
          </w:rPr>
          <w:t>X月</w:t>
        </w:r>
      </w:ins>
      <w:ins w:id="32" w:author="张大憨" w:date="2025-08-22T10:36:57Z">
        <w:r>
          <w:rPr>
            <w:rFonts w:hint="eastAsia" w:asciiTheme="minorEastAsia" w:hAnsiTheme="minorEastAsia" w:eastAsiaTheme="minorEastAsia" w:cstheme="minorEastAsia"/>
            <w:sz w:val="24"/>
            <w:szCs w:val="24"/>
            <w:lang w:val="en-US" w:eastAsia="zh-CN"/>
          </w:rPr>
          <w:t>XX</w:t>
        </w:r>
      </w:ins>
      <w:ins w:id="33" w:author="张大憨" w:date="2025-08-22T10:36:58Z">
        <w:r>
          <w:rPr>
            <w:rFonts w:hint="eastAsia" w:asciiTheme="minorEastAsia" w:hAnsiTheme="minorEastAsia" w:eastAsiaTheme="minorEastAsia" w:cstheme="minorEastAsia"/>
            <w:sz w:val="24"/>
            <w:szCs w:val="24"/>
            <w:lang w:val="en-US" w:eastAsia="zh-CN"/>
          </w:rPr>
          <w:t>日</w:t>
        </w:r>
      </w:ins>
    </w:p>
    <w:p w14:paraId="11BF11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49E8AF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06B7BD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A72925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3819E5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乙    </w:t>
      </w:r>
      <w:r>
        <w:rPr>
          <w:rFonts w:hint="eastAsia" w:asciiTheme="minorEastAsia" w:hAnsiTheme="minorEastAsia" w:eastAsiaTheme="minorEastAsia" w:cstheme="minorEastAsia"/>
          <w:sz w:val="24"/>
          <w:szCs w:val="24"/>
        </w:rPr>
        <w:t>方：国泰新点</w:t>
      </w:r>
      <w:r>
        <w:rPr>
          <w:rFonts w:hint="eastAsia" w:asciiTheme="minorEastAsia" w:hAnsiTheme="minorEastAsia" w:eastAsiaTheme="minorEastAsia" w:cstheme="minorEastAsia"/>
          <w:sz w:val="24"/>
          <w:szCs w:val="24"/>
          <w:lang w:val="en-US" w:eastAsia="zh-CN"/>
        </w:rPr>
        <w:t>软件股份</w:t>
      </w:r>
      <w:r>
        <w:rPr>
          <w:rFonts w:hint="eastAsia" w:asciiTheme="minorEastAsia" w:hAnsiTheme="minorEastAsia" w:eastAsiaTheme="minorEastAsia" w:cstheme="minorEastAsia"/>
          <w:sz w:val="24"/>
          <w:szCs w:val="24"/>
        </w:rPr>
        <w:t xml:space="preserve">有限公司 （盖章） </w:t>
      </w:r>
    </w:p>
    <w:p w14:paraId="778F7410">
      <w:pPr>
        <w:keepNext w:val="0"/>
        <w:keepLines w:val="0"/>
        <w:pageBreakBefore w:val="0"/>
        <w:widowControl w:val="0"/>
        <w:kinsoku/>
        <w:wordWrap/>
        <w:overflowPunct/>
        <w:topLinePunct w:val="0"/>
        <w:autoSpaceDE/>
        <w:autoSpaceDN/>
        <w:bidi w:val="0"/>
        <w:adjustRightInd/>
        <w:snapToGrid/>
        <w:spacing w:before="625" w:beforeLines="200" w:after="625" w:afterLines="20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授权代表：</w:t>
      </w:r>
    </w:p>
    <w:p w14:paraId="323FB1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签署日期：</w:t>
      </w:r>
      <w:ins w:id="34" w:author="张大憨" w:date="2025-08-22T10:37:04Z">
        <w:r>
          <w:rPr>
            <w:rFonts w:hint="eastAsia" w:asciiTheme="minorEastAsia" w:hAnsiTheme="minorEastAsia" w:eastAsiaTheme="minorEastAsia" w:cstheme="minorEastAsia"/>
            <w:sz w:val="24"/>
            <w:szCs w:val="24"/>
            <w:lang w:val="en-US" w:eastAsia="zh-CN"/>
          </w:rPr>
          <w:t>XXXX年XX月XX日</w:t>
        </w:r>
      </w:ins>
    </w:p>
    <w:p w14:paraId="746F57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77896E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11EE24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48D4D0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1D2EEA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丙    </w:t>
      </w:r>
      <w:r>
        <w:rPr>
          <w:rFonts w:hint="eastAsia" w:asciiTheme="minorEastAsia" w:hAnsiTheme="minorEastAsia" w:eastAsiaTheme="minorEastAsia" w:cstheme="minorEastAsia"/>
          <w:sz w:val="24"/>
          <w:szCs w:val="24"/>
        </w:rPr>
        <w:t xml:space="preserve">方：（盖章） </w:t>
      </w:r>
    </w:p>
    <w:p w14:paraId="4EDC8726">
      <w:pPr>
        <w:keepNext w:val="0"/>
        <w:keepLines w:val="0"/>
        <w:pageBreakBefore w:val="0"/>
        <w:widowControl w:val="0"/>
        <w:kinsoku/>
        <w:wordWrap/>
        <w:overflowPunct/>
        <w:topLinePunct w:val="0"/>
        <w:autoSpaceDE/>
        <w:autoSpaceDN/>
        <w:bidi w:val="0"/>
        <w:adjustRightInd/>
        <w:snapToGrid/>
        <w:spacing w:before="625" w:beforeLines="200" w:after="625" w:afterLines="20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授权代表：</w:t>
      </w:r>
    </w:p>
    <w:p w14:paraId="39019D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签署日期：</w:t>
      </w:r>
      <w:del w:id="35" w:author="张大憨" w:date="2025-08-22T10:37:09Z">
        <w:r>
          <w:rPr>
            <w:rFonts w:hint="eastAsia" w:asciiTheme="minorEastAsia" w:hAnsiTheme="minorEastAsia" w:eastAsiaTheme="minorEastAsia" w:cstheme="minorEastAsia"/>
            <w:sz w:val="24"/>
            <w:szCs w:val="24"/>
          </w:rPr>
          <w:delText xml:space="preserve"> </w:delText>
        </w:r>
      </w:del>
      <w:ins w:id="36" w:author="张大憨" w:date="2025-08-22T10:37:07Z">
        <w:r>
          <w:rPr>
            <w:rFonts w:hint="eastAsia" w:asciiTheme="minorEastAsia" w:hAnsiTheme="minorEastAsia" w:eastAsiaTheme="minorEastAsia" w:cstheme="minorEastAsia"/>
            <w:sz w:val="24"/>
            <w:szCs w:val="24"/>
            <w:lang w:val="en-US" w:eastAsia="zh-CN"/>
          </w:rPr>
          <w:t>XXXX年XX月XX日</w:t>
        </w:r>
      </w:ins>
    </w:p>
    <w:p w14:paraId="46E398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443D6"/>
    <w:multiLevelType w:val="singleLevel"/>
    <w:tmpl w:val="86F443D6"/>
    <w:lvl w:ilvl="0" w:tentative="0">
      <w:start w:val="1"/>
      <w:numFmt w:val="decimal"/>
      <w:suff w:val="nothing"/>
      <w:lvlText w:val="%1．"/>
      <w:lvlJc w:val="left"/>
      <w:pPr>
        <w:ind w:left="0" w:firstLine="400"/>
      </w:pPr>
      <w:rPr>
        <w:rFonts w:hint="default"/>
      </w:rPr>
    </w:lvl>
  </w:abstractNum>
  <w:abstractNum w:abstractNumId="1">
    <w:nsid w:val="A655AB37"/>
    <w:multiLevelType w:val="singleLevel"/>
    <w:tmpl w:val="A655AB37"/>
    <w:lvl w:ilvl="0" w:tentative="0">
      <w:start w:val="1"/>
      <w:numFmt w:val="decimal"/>
      <w:suff w:val="nothing"/>
      <w:lvlText w:val="（%1）"/>
      <w:lvlJc w:val="left"/>
    </w:lvl>
  </w:abstractNum>
  <w:abstractNum w:abstractNumId="2">
    <w:nsid w:val="A7218356"/>
    <w:multiLevelType w:val="singleLevel"/>
    <w:tmpl w:val="A7218356"/>
    <w:lvl w:ilvl="0" w:tentative="0">
      <w:start w:val="1"/>
      <w:numFmt w:val="chineseCounting"/>
      <w:suff w:val="nothing"/>
      <w:lvlText w:val="%1、"/>
      <w:lvlJc w:val="left"/>
      <w:pPr>
        <w:ind w:left="0" w:firstLine="420"/>
      </w:pPr>
      <w:rPr>
        <w:rFonts w:hint="eastAsia"/>
      </w:rPr>
    </w:lvl>
  </w:abstractNum>
  <w:abstractNum w:abstractNumId="3">
    <w:nsid w:val="B5DDF18D"/>
    <w:multiLevelType w:val="singleLevel"/>
    <w:tmpl w:val="B5DDF18D"/>
    <w:lvl w:ilvl="0" w:tentative="0">
      <w:start w:val="1"/>
      <w:numFmt w:val="decimal"/>
      <w:suff w:val="nothing"/>
      <w:lvlText w:val="%1．"/>
      <w:lvlJc w:val="left"/>
      <w:pPr>
        <w:ind w:left="0" w:firstLine="400"/>
      </w:pPr>
      <w:rPr>
        <w:rFonts w:hint="default"/>
      </w:rPr>
    </w:lvl>
  </w:abstractNum>
  <w:abstractNum w:abstractNumId="4">
    <w:nsid w:val="C242BD28"/>
    <w:multiLevelType w:val="singleLevel"/>
    <w:tmpl w:val="C242BD28"/>
    <w:lvl w:ilvl="0" w:tentative="0">
      <w:start w:val="1"/>
      <w:numFmt w:val="decimal"/>
      <w:lvlText w:val="%1."/>
      <w:lvlJc w:val="left"/>
      <w:pPr>
        <w:tabs>
          <w:tab w:val="left" w:pos="312"/>
        </w:tabs>
      </w:pPr>
    </w:lvl>
  </w:abstractNum>
  <w:abstractNum w:abstractNumId="5">
    <w:nsid w:val="F769A865"/>
    <w:multiLevelType w:val="singleLevel"/>
    <w:tmpl w:val="F769A865"/>
    <w:lvl w:ilvl="0" w:tentative="0">
      <w:start w:val="1"/>
      <w:numFmt w:val="decimal"/>
      <w:suff w:val="nothing"/>
      <w:lvlText w:val="%1．"/>
      <w:lvlJc w:val="left"/>
      <w:pPr>
        <w:ind w:left="0" w:firstLine="400"/>
      </w:pPr>
      <w:rPr>
        <w:rFonts w:hint="default"/>
      </w:rPr>
    </w:lvl>
  </w:abstractNum>
  <w:abstractNum w:abstractNumId="6">
    <w:nsid w:val="FA72E95D"/>
    <w:multiLevelType w:val="singleLevel"/>
    <w:tmpl w:val="FA72E95D"/>
    <w:lvl w:ilvl="0" w:tentative="0">
      <w:start w:val="1"/>
      <w:numFmt w:val="decimal"/>
      <w:suff w:val="nothing"/>
      <w:lvlText w:val="%1．"/>
      <w:lvlJc w:val="left"/>
      <w:pPr>
        <w:ind w:left="0" w:firstLine="400"/>
      </w:pPr>
      <w:rPr>
        <w:rFonts w:hint="default"/>
      </w:rPr>
    </w:lvl>
  </w:abstractNum>
  <w:abstractNum w:abstractNumId="7">
    <w:nsid w:val="2FEF3A46"/>
    <w:multiLevelType w:val="singleLevel"/>
    <w:tmpl w:val="2FEF3A46"/>
    <w:lvl w:ilvl="0" w:tentative="0">
      <w:start w:val="1"/>
      <w:numFmt w:val="decimal"/>
      <w:suff w:val="nothing"/>
      <w:lvlText w:val="%1．"/>
      <w:lvlJc w:val="left"/>
      <w:pPr>
        <w:ind w:left="0" w:firstLine="400"/>
      </w:pPr>
      <w:rPr>
        <w:rFonts w:hint="default"/>
      </w:rPr>
    </w:lvl>
  </w:abstractNum>
  <w:abstractNum w:abstractNumId="8">
    <w:nsid w:val="32AE6FE3"/>
    <w:multiLevelType w:val="singleLevel"/>
    <w:tmpl w:val="32AE6FE3"/>
    <w:lvl w:ilvl="0" w:tentative="0">
      <w:start w:val="1"/>
      <w:numFmt w:val="decimal"/>
      <w:suff w:val="nothing"/>
      <w:lvlText w:val="%1．"/>
      <w:lvlJc w:val="left"/>
      <w:pPr>
        <w:ind w:left="0" w:firstLine="400"/>
      </w:pPr>
      <w:rPr>
        <w:rFonts w:hint="default"/>
      </w:rPr>
    </w:lvl>
  </w:abstractNum>
  <w:abstractNum w:abstractNumId="9">
    <w:nsid w:val="3DAD1176"/>
    <w:multiLevelType w:val="singleLevel"/>
    <w:tmpl w:val="3DAD1176"/>
    <w:lvl w:ilvl="0" w:tentative="0">
      <w:start w:val="1"/>
      <w:numFmt w:val="decimal"/>
      <w:suff w:val="nothing"/>
      <w:lvlText w:val="（%1）"/>
      <w:lvlJc w:val="left"/>
    </w:lvl>
  </w:abstractNum>
  <w:abstractNum w:abstractNumId="10">
    <w:nsid w:val="4420134E"/>
    <w:multiLevelType w:val="singleLevel"/>
    <w:tmpl w:val="4420134E"/>
    <w:lvl w:ilvl="0" w:tentative="0">
      <w:start w:val="1"/>
      <w:numFmt w:val="decimal"/>
      <w:suff w:val="nothing"/>
      <w:lvlText w:val="%1．"/>
      <w:lvlJc w:val="left"/>
      <w:pPr>
        <w:ind w:left="0" w:firstLine="400"/>
      </w:pPr>
      <w:rPr>
        <w:rFonts w:hint="default"/>
      </w:rPr>
    </w:lvl>
  </w:abstractNum>
  <w:abstractNum w:abstractNumId="11">
    <w:nsid w:val="5575B79E"/>
    <w:multiLevelType w:val="singleLevel"/>
    <w:tmpl w:val="5575B79E"/>
    <w:lvl w:ilvl="0" w:tentative="0">
      <w:start w:val="1"/>
      <w:numFmt w:val="decimal"/>
      <w:suff w:val="nothing"/>
      <w:lvlText w:val="%1．"/>
      <w:lvlJc w:val="left"/>
      <w:pPr>
        <w:ind w:left="0" w:firstLine="400"/>
      </w:pPr>
      <w:rPr>
        <w:rFonts w:hint="default"/>
      </w:rPr>
    </w:lvl>
  </w:abstractNum>
  <w:abstractNum w:abstractNumId="12">
    <w:nsid w:val="68A578BD"/>
    <w:multiLevelType w:val="singleLevel"/>
    <w:tmpl w:val="68A578BD"/>
    <w:lvl w:ilvl="0" w:tentative="0">
      <w:start w:val="1"/>
      <w:numFmt w:val="decimal"/>
      <w:suff w:val="nothing"/>
      <w:lvlText w:val="（%1）"/>
      <w:lvlJc w:val="left"/>
    </w:lvl>
  </w:abstractNum>
  <w:num w:numId="1">
    <w:abstractNumId w:val="2"/>
  </w:num>
  <w:num w:numId="2">
    <w:abstractNumId w:val="8"/>
  </w:num>
  <w:num w:numId="3">
    <w:abstractNumId w:val="1"/>
  </w:num>
  <w:num w:numId="4">
    <w:abstractNumId w:val="7"/>
  </w:num>
  <w:num w:numId="5">
    <w:abstractNumId w:val="11"/>
  </w:num>
  <w:num w:numId="6">
    <w:abstractNumId w:val="9"/>
  </w:num>
  <w:num w:numId="7">
    <w:abstractNumId w:val="12"/>
  </w:num>
  <w:num w:numId="8">
    <w:abstractNumId w:val="10"/>
  </w:num>
  <w:num w:numId="9">
    <w:abstractNumId w:val="5"/>
  </w:num>
  <w:num w:numId="10">
    <w:abstractNumId w:val="0"/>
  </w:num>
  <w:num w:numId="11">
    <w:abstractNumId w:val="3"/>
  </w:num>
  <w:num w:numId="12">
    <w:abstractNumId w:val="6"/>
  </w:num>
  <w:num w:numId="13">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数据服务BU">
    <w15:presenceInfo w15:providerId="WPS Office" w15:userId="7561119191"/>
  </w15:person>
  <w15:person w15:author="数据服务">
    <w15:presenceInfo w15:providerId="WPS Office" w15:userId="475013604"/>
  </w15:person>
  <w15:person w15:author="张大憨">
    <w15:presenceInfo w15:providerId="WPS Office" w15:userId="6799841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5A2222"/>
    <w:rsid w:val="0CF90436"/>
    <w:rsid w:val="13D10705"/>
    <w:rsid w:val="182139F4"/>
    <w:rsid w:val="1B9F4DE1"/>
    <w:rsid w:val="1DAD0DED"/>
    <w:rsid w:val="21BB1316"/>
    <w:rsid w:val="23F35FBC"/>
    <w:rsid w:val="24586DE5"/>
    <w:rsid w:val="286A2F69"/>
    <w:rsid w:val="28B01B79"/>
    <w:rsid w:val="2A4E544F"/>
    <w:rsid w:val="2C7F1A9F"/>
    <w:rsid w:val="2CD71115"/>
    <w:rsid w:val="31E5172B"/>
    <w:rsid w:val="353827F5"/>
    <w:rsid w:val="386C0615"/>
    <w:rsid w:val="3D273627"/>
    <w:rsid w:val="3E554590"/>
    <w:rsid w:val="3F601EA2"/>
    <w:rsid w:val="3FBB6674"/>
    <w:rsid w:val="445348F6"/>
    <w:rsid w:val="4732620A"/>
    <w:rsid w:val="48846AEF"/>
    <w:rsid w:val="4B7A2A9B"/>
    <w:rsid w:val="50495C15"/>
    <w:rsid w:val="53C35226"/>
    <w:rsid w:val="560146BF"/>
    <w:rsid w:val="5680278E"/>
    <w:rsid w:val="568F4A2A"/>
    <w:rsid w:val="58AF4376"/>
    <w:rsid w:val="59220D81"/>
    <w:rsid w:val="59FA7C17"/>
    <w:rsid w:val="5B5F2152"/>
    <w:rsid w:val="5C395CC6"/>
    <w:rsid w:val="60F577E0"/>
    <w:rsid w:val="61A90092"/>
    <w:rsid w:val="658F3053"/>
    <w:rsid w:val="65E12443"/>
    <w:rsid w:val="668F5FE1"/>
    <w:rsid w:val="66D4308D"/>
    <w:rsid w:val="6A527A52"/>
    <w:rsid w:val="719512B5"/>
    <w:rsid w:val="723216BB"/>
    <w:rsid w:val="72525473"/>
    <w:rsid w:val="771A1C7B"/>
    <w:rsid w:val="784E4B2C"/>
    <w:rsid w:val="799B1ED4"/>
    <w:rsid w:val="7D9049A3"/>
    <w:rsid w:val="7DCC76C3"/>
    <w:rsid w:val="7ED35081"/>
    <w:rsid w:val="7F395C40"/>
    <w:rsid w:val="7FFE0388"/>
    <w:rsid w:val="BFE9B2B5"/>
    <w:rsid w:val="DBD7FA26"/>
    <w:rsid w:val="DDFB31AB"/>
    <w:rsid w:val="F6F719C8"/>
    <w:rsid w:val="FBBF48E6"/>
    <w:rsid w:val="FFFF2C6D"/>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4">
    <w:name w:val="Default Paragraph Font"/>
    <w:qFormat/>
    <w:uiPriority w:val="1"/>
  </w:style>
  <w:style w:type="table" w:default="1" w:styleId="3">
    <w:name w:val="Normal Table"/>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3127</Words>
  <Characters>3142</Characters>
  <Paragraphs>88</Paragraphs>
  <TotalTime>19</TotalTime>
  <ScaleCrop>false</ScaleCrop>
  <LinksUpToDate>false</LinksUpToDate>
  <CharactersWithSpaces>3221</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2025-07-03T01:01:00Z</dcterms:created>
  <dc:creator>ELS-AN00</dc:creator>
  <cp:lastModifiedBy>数据服务</cp:lastModifiedBy>
  <dcterms:modified xsi:type="dcterms:W3CDTF">2025-09-03T05:47:18Z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1D7B6B432A8549808828A86822D35BA0_43</vt:lpwstr>
  </property>
  <property fmtid="{D5CDD505-2E9C-101B-9397-08002B2CF9AE}" pid="3" name="KSOTemplateDocerSaveRecord">
    <vt:lpwstr>eyJoZGlkIjoiZTM1ODMyYzdjZDI1OTU4MWRiNTcyMjM1NzBjYzcwYmYiLCJ1c2VySWQiOiI1MzYzNzI2MzMifQ==</vt:lpwstr>
  </property>
  <property fmtid="{D5CDD505-2E9C-101B-9397-08002B2CF9AE}" pid="4" name="KSOProductBuildVer">
    <vt:lpwstr>2052-12.1.0.22529</vt:lpwstr>
  </property>
</Properties>
</file>