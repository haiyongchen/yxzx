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F1985">
      <w:pPr>
        <w:pStyle w:val="2"/>
        <w:keepNext w:val="0"/>
        <w:keepLines w:val="0"/>
        <w:widowControl/>
        <w:suppressLineNumbers w:val="0"/>
        <w:shd w:val="clear" w:fill="FFFFFF"/>
        <w:spacing w:before="320" w:beforeAutospacing="0" w:after="160" w:afterAutospacing="0" w:line="340" w:lineRule="atLeast"/>
        <w:ind w:left="0" w:right="0" w:firstLine="0"/>
        <w:jc w:val="center"/>
        <w:outlineLvl w:val="0"/>
        <w:rPr>
          <w:rFonts w:hint="eastAsia" w:ascii="微软雅黑" w:hAnsi="微软雅黑" w:eastAsia="微软雅黑" w:cs="微软雅黑"/>
          <w:b/>
          <w:bCs/>
          <w:caps w:val="0"/>
          <w:color w:val="0F1115"/>
          <w:spacing w:val="0"/>
          <w:sz w:val="24"/>
          <w:szCs w:val="24"/>
          <w:shd w:val="clear" w:fill="FFFFFF"/>
        </w:rPr>
      </w:pPr>
      <w:bookmarkStart w:id="0" w:name="_GoBack"/>
      <w:bookmarkEnd w:id="0"/>
      <w:r>
        <w:rPr>
          <w:rFonts w:hint="eastAsia" w:ascii="微软雅黑" w:hAnsi="微软雅黑" w:eastAsia="微软雅黑" w:cs="微软雅黑"/>
          <w:b/>
          <w:bCs/>
          <w:caps w:val="0"/>
          <w:color w:val="0F1115"/>
          <w:spacing w:val="0"/>
          <w:sz w:val="24"/>
          <w:szCs w:val="24"/>
          <w:shd w:val="clear" w:fill="FFFFFF"/>
        </w:rPr>
        <w:t>阳光优采供应商管理总则</w:t>
      </w:r>
    </w:p>
    <w:p w14:paraId="5D1645F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 xml:space="preserve">第一章 </w:t>
      </w:r>
      <w:r>
        <w:rPr>
          <w:rFonts w:hint="eastAsia" w:ascii="微软雅黑" w:hAnsi="微软雅黑" w:eastAsia="微软雅黑" w:cs="微软雅黑"/>
          <w:b/>
          <w:bCs/>
          <w:caps w:val="0"/>
          <w:color w:val="0F1115"/>
          <w:spacing w:val="0"/>
          <w:sz w:val="22"/>
          <w:szCs w:val="22"/>
          <w:shd w:val="clear" w:fill="FFFFFF"/>
          <w:lang w:val="en-US" w:eastAsia="zh-CN"/>
        </w:rPr>
        <w:t>总则</w:t>
      </w:r>
    </w:p>
    <w:p w14:paraId="5633320E">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 xml:space="preserve">1.1 </w:t>
      </w:r>
      <w:r>
        <w:rPr>
          <w:rFonts w:hint="eastAsia" w:ascii="微软雅黑" w:hAnsi="微软雅黑" w:eastAsia="微软雅黑" w:cs="微软雅黑"/>
          <w:spacing w:val="-4"/>
          <w:kern w:val="0"/>
          <w:sz w:val="18"/>
          <w:szCs w:val="18"/>
          <w:shd w:val="clear" w:color="auto" w:fill="FFFFFF"/>
          <w:lang w:val="en-US" w:eastAsia="en-US" w:bidi="ar-SA"/>
        </w:rPr>
        <w:t>为进一步规范阳光优采平台（以下简称“平台”）的运</w:t>
      </w:r>
      <w:r>
        <w:rPr>
          <w:rFonts w:hint="eastAsia" w:ascii="微软雅黑" w:hAnsi="微软雅黑" w:eastAsia="微软雅黑" w:cs="微软雅黑"/>
          <w:spacing w:val="-4"/>
          <w:kern w:val="0"/>
          <w:sz w:val="18"/>
          <w:szCs w:val="18"/>
          <w:shd w:val="clear" w:color="auto" w:fill="FFFFFF"/>
          <w:lang w:val="en-US" w:eastAsia="zh-CN" w:bidi="ar-SA"/>
        </w:rPr>
        <w:t>营</w:t>
      </w:r>
      <w:r>
        <w:rPr>
          <w:rFonts w:hint="eastAsia" w:ascii="微软雅黑" w:hAnsi="微软雅黑" w:eastAsia="微软雅黑" w:cs="微软雅黑"/>
          <w:spacing w:val="-4"/>
          <w:kern w:val="0"/>
          <w:sz w:val="18"/>
          <w:szCs w:val="18"/>
          <w:shd w:val="clear" w:color="auto" w:fill="FFFFFF"/>
          <w:lang w:val="en-US" w:eastAsia="en-US" w:bidi="ar-SA"/>
        </w:rPr>
        <w:t>管理，</w:t>
      </w:r>
      <w:r>
        <w:rPr>
          <w:rFonts w:hint="eastAsia" w:ascii="微软雅黑" w:hAnsi="微软雅黑" w:eastAsia="微软雅黑" w:cs="微软雅黑"/>
          <w:spacing w:val="-4"/>
          <w:kern w:val="0"/>
          <w:sz w:val="18"/>
          <w:szCs w:val="18"/>
          <w:shd w:val="clear" w:color="auto" w:fill="FFFFFF"/>
          <w:lang w:val="en-US" w:eastAsia="zh-CN" w:bidi="ar-SA"/>
        </w:rPr>
        <w:t>保障采购人、供应商合法权益，维护公平公正、阳光透明的采购秩序，促进“阳光优采”商城持续健康发展，依据</w:t>
      </w:r>
      <w:r>
        <w:rPr>
          <w:rFonts w:hint="eastAsia" w:ascii="微软雅黑" w:hAnsi="微软雅黑" w:eastAsia="微软雅黑" w:cs="微软雅黑"/>
          <w:spacing w:val="-4"/>
          <w:kern w:val="0"/>
          <w:sz w:val="18"/>
          <w:szCs w:val="18"/>
          <w:shd w:val="clear" w:color="auto" w:fill="FFFFFF"/>
          <w:lang w:val="en-US" w:eastAsia="en-US" w:bidi="ar-SA"/>
        </w:rPr>
        <w:t>《中华人民共和国政府采购法</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en-US" w:bidi="ar-SA"/>
        </w:rPr>
        <w:t xml:space="preserve">关于规范中央企业采购管理工作的指导意见 </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中华人民共和国电子商务法》及中央企业采购管理相关规定</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制定本</w:t>
      </w:r>
      <w:r>
        <w:rPr>
          <w:rFonts w:hint="eastAsia" w:ascii="微软雅黑" w:hAnsi="微软雅黑" w:eastAsia="微软雅黑" w:cs="微软雅黑"/>
          <w:spacing w:val="-4"/>
          <w:kern w:val="0"/>
          <w:sz w:val="18"/>
          <w:szCs w:val="18"/>
          <w:shd w:val="clear" w:color="auto" w:fill="FFFFFF"/>
          <w:lang w:val="en-US" w:eastAsia="zh-CN" w:bidi="ar-SA"/>
        </w:rPr>
        <w:t>总则</w:t>
      </w:r>
      <w:r>
        <w:rPr>
          <w:rFonts w:hint="eastAsia" w:ascii="微软雅黑" w:hAnsi="微软雅黑" w:eastAsia="微软雅黑" w:cs="微软雅黑"/>
          <w:spacing w:val="-4"/>
          <w:kern w:val="0"/>
          <w:sz w:val="18"/>
          <w:szCs w:val="18"/>
          <w:shd w:val="clear" w:color="auto" w:fill="FFFFFF"/>
          <w:lang w:val="en-US" w:eastAsia="en-US" w:bidi="ar-SA"/>
        </w:rPr>
        <w:t>。</w:t>
      </w:r>
    </w:p>
    <w:p w14:paraId="2940C0DB">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highlight w:val="none"/>
          <w:shd w:val="clear" w:color="auto" w:fill="auto"/>
          <w:lang w:val="en-US" w:eastAsia="zh-CN"/>
        </w:rPr>
      </w:pPr>
      <w:r>
        <w:rPr>
          <w:rFonts w:hint="eastAsia" w:ascii="微软雅黑" w:hAnsi="微软雅黑" w:eastAsia="微软雅黑" w:cs="微软雅黑"/>
          <w:i w:val="0"/>
          <w:iCs w:val="0"/>
          <w:caps w:val="0"/>
          <w:color w:val="0F1115"/>
          <w:spacing w:val="0"/>
          <w:sz w:val="18"/>
          <w:szCs w:val="18"/>
          <w:highlight w:val="none"/>
          <w:shd w:val="clear" w:color="auto" w:fill="auto"/>
        </w:rPr>
        <w:t xml:space="preserve">1.2 </w:t>
      </w:r>
      <w:r>
        <w:rPr>
          <w:rFonts w:hint="eastAsia" w:ascii="微软雅黑" w:hAnsi="微软雅黑" w:eastAsia="微软雅黑" w:cs="微软雅黑"/>
          <w:i w:val="0"/>
          <w:iCs w:val="0"/>
          <w:caps w:val="0"/>
          <w:color w:val="0F1115"/>
          <w:spacing w:val="0"/>
          <w:sz w:val="18"/>
          <w:szCs w:val="18"/>
          <w:highlight w:val="none"/>
          <w:shd w:val="clear" w:color="auto" w:fill="auto"/>
          <w:lang w:val="en-US" w:eastAsia="zh-CN"/>
        </w:rPr>
        <w:t>本平台供应商分为通过申请、审核、入驻阳光优采各专区的本地供应商和通过接口对接合作的电商平台供应商。</w:t>
      </w:r>
    </w:p>
    <w:p w14:paraId="36D5DE43">
      <w:pPr>
        <w:pStyle w:val="5"/>
        <w:keepNext w:val="0"/>
        <w:keepLines w:val="0"/>
        <w:widowControl/>
        <w:suppressLineNumbers w:val="0"/>
        <w:shd w:val="clear" w:fill="FFFFFF"/>
        <w:spacing w:before="160" w:beforeAutospacing="0" w:after="160" w:afterAutospacing="0"/>
        <w:ind w:left="0" w:right="0" w:firstLine="0"/>
        <w:outlineLvl w:val="9"/>
        <w:rPr>
          <w:rFonts w:hint="default" w:ascii="微软雅黑" w:hAnsi="微软雅黑" w:eastAsia="微软雅黑" w:cs="微软雅黑"/>
          <w:i w:val="0"/>
          <w:iCs w:val="0"/>
          <w:caps w:val="0"/>
          <w:color w:val="0F1115"/>
          <w:spacing w:val="0"/>
          <w:sz w:val="18"/>
          <w:szCs w:val="18"/>
          <w:highlight w:val="none"/>
          <w:shd w:val="clear" w:color="auto" w:fill="auto"/>
          <w:lang w:val="en-US" w:eastAsia="zh-CN"/>
        </w:rPr>
      </w:pPr>
      <w:r>
        <w:rPr>
          <w:rFonts w:hint="eastAsia" w:ascii="微软雅黑" w:hAnsi="微软雅黑" w:eastAsia="微软雅黑" w:cs="微软雅黑"/>
          <w:i w:val="0"/>
          <w:iCs w:val="0"/>
          <w:caps w:val="0"/>
          <w:color w:val="0F1115"/>
          <w:spacing w:val="0"/>
          <w:sz w:val="18"/>
          <w:szCs w:val="18"/>
          <w:highlight w:val="none"/>
          <w:shd w:val="clear" w:color="auto" w:fill="auto"/>
          <w:lang w:val="en-US" w:eastAsia="zh-CN"/>
        </w:rPr>
        <w:t>1.3 本总则第二章、第三章仅适用于本地供应商，第四章仅适用于电商平台供应商，其余章节适用全部供应商。</w:t>
      </w:r>
    </w:p>
    <w:p w14:paraId="225B6256">
      <w:pPr>
        <w:pStyle w:val="5"/>
        <w:keepNext w:val="0"/>
        <w:keepLines w:val="0"/>
        <w:widowControl/>
        <w:suppressLineNumbers w:val="0"/>
        <w:shd w:val="clear" w:fill="FFFFFF"/>
        <w:spacing w:before="160" w:beforeAutospacing="0" w:after="160" w:afterAutospacing="0"/>
        <w:ind w:left="0" w:right="0" w:firstLine="0"/>
        <w:outlineLvl w:val="9"/>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1.</w:t>
      </w: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 xml:space="preserve"> 本规则为</w:t>
      </w:r>
      <w:r>
        <w:rPr>
          <w:rFonts w:hint="eastAsia" w:ascii="微软雅黑" w:hAnsi="微软雅黑" w:eastAsia="微软雅黑" w:cs="微软雅黑"/>
          <w:i w:val="0"/>
          <w:iCs w:val="0"/>
          <w:caps w:val="0"/>
          <w:color w:val="0F1115"/>
          <w:spacing w:val="0"/>
          <w:sz w:val="18"/>
          <w:szCs w:val="18"/>
          <w:shd w:val="clear" w:fill="FFFFFF"/>
          <w:lang w:val="en-US" w:eastAsia="zh-CN"/>
        </w:rPr>
        <w:t>平台</w:t>
      </w:r>
      <w:r>
        <w:rPr>
          <w:rFonts w:hint="eastAsia" w:ascii="微软雅黑" w:hAnsi="微软雅黑" w:eastAsia="微软雅黑" w:cs="微软雅黑"/>
          <w:i w:val="0"/>
          <w:iCs w:val="0"/>
          <w:caps w:val="0"/>
          <w:color w:val="0F1115"/>
          <w:spacing w:val="0"/>
          <w:sz w:val="18"/>
          <w:szCs w:val="18"/>
          <w:shd w:val="clear" w:fill="FFFFFF"/>
        </w:rPr>
        <w:t>供应商管理的基础</w:t>
      </w:r>
      <w:r>
        <w:rPr>
          <w:rFonts w:hint="eastAsia" w:ascii="微软雅黑" w:hAnsi="微软雅黑" w:eastAsia="微软雅黑" w:cs="微软雅黑"/>
          <w:i w:val="0"/>
          <w:iCs w:val="0"/>
          <w:caps w:val="0"/>
          <w:color w:val="0F1115"/>
          <w:spacing w:val="0"/>
          <w:sz w:val="18"/>
          <w:szCs w:val="18"/>
          <w:shd w:val="clear" w:fill="FFFFFF"/>
          <w:lang w:val="en-US" w:eastAsia="zh-CN"/>
        </w:rPr>
        <w:t>规则</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平台后续发布的管理办法、实施细则、操作规范均为本总则组成部分，具有同等约束力</w:t>
      </w:r>
      <w:r>
        <w:rPr>
          <w:rFonts w:hint="eastAsia" w:ascii="微软雅黑" w:hAnsi="微软雅黑" w:eastAsia="微软雅黑" w:cs="微软雅黑"/>
          <w:i w:val="0"/>
          <w:iCs w:val="0"/>
          <w:caps w:val="0"/>
          <w:color w:val="0F1115"/>
          <w:spacing w:val="0"/>
          <w:sz w:val="18"/>
          <w:szCs w:val="18"/>
          <w:shd w:val="clear" w:fill="FFFFFF"/>
        </w:rPr>
        <w:t>。</w:t>
      </w:r>
    </w:p>
    <w:p w14:paraId="3B4B1BC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B881EF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 xml:space="preserve">第二章 </w:t>
      </w:r>
      <w:r>
        <w:rPr>
          <w:rFonts w:hint="eastAsia" w:ascii="微软雅黑" w:hAnsi="微软雅黑" w:eastAsia="微软雅黑" w:cs="微软雅黑"/>
          <w:b/>
          <w:bCs/>
          <w:caps w:val="0"/>
          <w:color w:val="0F1115"/>
          <w:spacing w:val="0"/>
          <w:sz w:val="22"/>
          <w:szCs w:val="22"/>
          <w:shd w:val="clear" w:fill="FFFFFF"/>
          <w:lang w:val="en-US" w:eastAsia="zh-CN"/>
        </w:rPr>
        <w:t>本地供应商入驻与退出</w:t>
      </w:r>
    </w:p>
    <w:p w14:paraId="06093F4D">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eastAsia" w:ascii="微软雅黑" w:hAnsi="微软雅黑" w:eastAsia="微软雅黑" w:cs="微软雅黑"/>
          <w:sz w:val="18"/>
          <w:szCs w:val="18"/>
          <w:highlight w:val="none"/>
        </w:rPr>
      </w:pPr>
      <w:r>
        <w:rPr>
          <w:rFonts w:hint="eastAsia" w:ascii="微软雅黑" w:hAnsi="微软雅黑" w:eastAsia="微软雅黑" w:cs="微软雅黑"/>
          <w:i w:val="0"/>
          <w:iCs w:val="0"/>
          <w:caps w:val="0"/>
          <w:color w:val="0F1115"/>
          <w:spacing w:val="0"/>
          <w:sz w:val="18"/>
          <w:szCs w:val="18"/>
          <w:lang w:val="en-US" w:eastAsia="zh-CN"/>
        </w:rPr>
        <w:t xml:space="preserve">2.1 </w:t>
      </w:r>
      <w:r>
        <w:rPr>
          <w:rFonts w:hint="eastAsia" w:ascii="微软雅黑" w:hAnsi="微软雅黑" w:eastAsia="微软雅黑" w:cs="微软雅黑"/>
          <w:i w:val="0"/>
          <w:iCs w:val="0"/>
          <w:caps w:val="0"/>
          <w:color w:val="0F1115"/>
          <w:spacing w:val="0"/>
          <w:sz w:val="18"/>
          <w:szCs w:val="18"/>
          <w:highlight w:val="none"/>
          <w:lang w:val="en-US" w:eastAsia="zh-CN"/>
        </w:rPr>
        <w:t>本地</w:t>
      </w:r>
      <w:r>
        <w:rPr>
          <w:rFonts w:hint="eastAsia" w:ascii="微软雅黑" w:hAnsi="微软雅黑" w:eastAsia="微软雅黑" w:cs="微软雅黑"/>
          <w:spacing w:val="-4"/>
          <w:kern w:val="0"/>
          <w:sz w:val="18"/>
          <w:szCs w:val="18"/>
          <w:highlight w:val="none"/>
          <w:shd w:val="clear" w:color="auto" w:fill="FFFFFF"/>
          <w:lang w:val="en-US" w:eastAsia="zh-CN"/>
        </w:rPr>
        <w:t>供应商申请入驻</w:t>
      </w:r>
      <w:r>
        <w:rPr>
          <w:rFonts w:hint="eastAsia" w:ascii="微软雅黑" w:hAnsi="微软雅黑" w:eastAsia="微软雅黑" w:cs="微软雅黑"/>
          <w:sz w:val="18"/>
          <w:szCs w:val="18"/>
          <w:highlight w:val="none"/>
        </w:rPr>
        <w:t>应</w:t>
      </w:r>
      <w:r>
        <w:rPr>
          <w:rFonts w:hint="eastAsia" w:ascii="微软雅黑" w:hAnsi="微软雅黑" w:eastAsia="微软雅黑" w:cs="微软雅黑"/>
          <w:sz w:val="18"/>
          <w:szCs w:val="18"/>
          <w:highlight w:val="none"/>
          <w:lang w:val="en-US" w:eastAsia="zh-CN"/>
        </w:rPr>
        <w:t>同时满足以</w:t>
      </w:r>
      <w:r>
        <w:rPr>
          <w:rFonts w:hint="eastAsia" w:ascii="微软雅黑" w:hAnsi="微软雅黑" w:eastAsia="微软雅黑" w:cs="微软雅黑"/>
          <w:sz w:val="18"/>
          <w:szCs w:val="18"/>
          <w:highlight w:val="none"/>
        </w:rPr>
        <w:t>下条件：</w:t>
      </w:r>
    </w:p>
    <w:p w14:paraId="552A7B62">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（1）具有独立法人资格，营业执照合法有效，具备与入驻品类匹配的经营能力；</w:t>
      </w:r>
    </w:p>
    <w:p w14:paraId="2301F4D6">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（2）财务状况良好，无连续停业、吊销、注销等经营风险；</w:t>
      </w:r>
    </w:p>
    <w:p w14:paraId="559B05DF">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（3）未被列入失信被执行人、重大税收违法失信主体、经营异常名录，近三年内无重大违法违规记录（以行政机关行政处罚决定书或司法判决书为准），近一年内无因自身原因导致的重大合同违约记录；</w:t>
      </w:r>
    </w:p>
    <w:p w14:paraId="7E020CF9">
      <w:pPr>
        <w:pStyle w:val="5"/>
        <w:keepNext w:val="0"/>
        <w:keepLines w:val="0"/>
        <w:widowControl/>
        <w:suppressLineNumbers w:val="0"/>
        <w:shd w:val="clear" w:fill="FFFFFF"/>
        <w:spacing w:before="160" w:beforeAutospacing="0" w:after="160" w:afterAutospacing="0"/>
        <w:ind w:left="0" w:right="0" w:firstLine="420"/>
        <w:outlineLvl w:val="9"/>
        <w:rPr>
          <w:rFonts w:hint="default"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（4）满足平台本地化服务要求，具备属地化仓储、配送、售后或应急保障能力；</w:t>
      </w:r>
    </w:p>
    <w:p w14:paraId="6C2F10E8">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eastAsia" w:ascii="微软雅黑" w:hAnsi="微软雅黑" w:eastAsia="微软雅黑" w:cs="微软雅黑"/>
          <w:i w:val="0"/>
          <w:iCs w:val="0"/>
          <w:caps w:val="0"/>
          <w:color w:val="0F1115"/>
          <w:spacing w:val="0"/>
          <w:sz w:val="18"/>
          <w:szCs w:val="18"/>
          <w:lang w:val="en-US" w:eastAsia="zh-CN"/>
        </w:rPr>
      </w:pPr>
      <w:r>
        <w:rPr>
          <w:rFonts w:hint="eastAsia" w:ascii="微软雅黑" w:hAnsi="微软雅黑" w:eastAsia="微软雅黑" w:cs="微软雅黑"/>
          <w:i w:val="0"/>
          <w:iCs w:val="0"/>
          <w:caps w:val="0"/>
          <w:color w:val="0F1115"/>
          <w:spacing w:val="0"/>
          <w:sz w:val="18"/>
          <w:szCs w:val="18"/>
          <w:lang w:val="en-US" w:eastAsia="zh-CN"/>
        </w:rPr>
        <w:t>2.2 本地供应商申请材料应真实、完整、有效。提供虚假材料的，平台不予入驻或直接清退，并列入平台黑名单。</w:t>
      </w:r>
    </w:p>
    <w:p w14:paraId="3939E076">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0"/>
        <w:textAlignment w:val="auto"/>
        <w:outlineLvl w:val="1"/>
        <w:rPr>
          <w:rFonts w:hint="default" w:ascii="微软雅黑" w:hAnsi="微软雅黑" w:eastAsia="微软雅黑" w:cs="微软雅黑"/>
          <w:i w:val="0"/>
          <w:iCs w:val="0"/>
          <w:caps w:val="0"/>
          <w:color w:val="0F1115"/>
          <w:spacing w:val="0"/>
          <w:sz w:val="18"/>
          <w:szCs w:val="18"/>
          <w:lang w:val="en-US" w:eastAsia="zh-CN"/>
        </w:rPr>
      </w:pPr>
      <w:r>
        <w:rPr>
          <w:rFonts w:hint="eastAsia" w:ascii="微软雅黑" w:hAnsi="微软雅黑" w:eastAsia="微软雅黑" w:cs="微软雅黑"/>
          <w:i w:val="0"/>
          <w:iCs w:val="0"/>
          <w:caps w:val="0"/>
          <w:color w:val="0F1115"/>
          <w:spacing w:val="0"/>
          <w:sz w:val="18"/>
          <w:szCs w:val="18"/>
          <w:lang w:val="en-US" w:eastAsia="zh-CN"/>
        </w:rPr>
        <w:t>2.3 本地供应商可自主申请退出平台并注销账号，应</w:t>
      </w:r>
      <w:r>
        <w:rPr>
          <w:rFonts w:hint="eastAsia" w:ascii="微软雅黑" w:hAnsi="微软雅黑" w:eastAsia="微软雅黑" w:cs="微软雅黑"/>
          <w:sz w:val="18"/>
          <w:szCs w:val="21"/>
          <w:lang w:val="en-US" w:eastAsia="zh-CN"/>
        </w:rPr>
        <w:t>提前3个月</w:t>
      </w:r>
      <w:r>
        <w:rPr>
          <w:rFonts w:hint="eastAsia" w:ascii="微软雅黑" w:hAnsi="微软雅黑" w:eastAsia="微软雅黑" w:cs="微软雅黑"/>
          <w:i w:val="0"/>
          <w:iCs w:val="0"/>
          <w:caps w:val="0"/>
          <w:color w:val="0F1115"/>
          <w:spacing w:val="0"/>
          <w:sz w:val="18"/>
          <w:szCs w:val="18"/>
          <w:lang w:val="en-US" w:eastAsia="zh-CN"/>
        </w:rPr>
        <w:t>书面递交申请。因以下情形退出的，本地供应商可重新提交入驻申请：</w:t>
      </w:r>
    </w:p>
    <w:p w14:paraId="64777C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（1）本地</w:t>
      </w:r>
      <w:r>
        <w:rPr>
          <w:rFonts w:hint="eastAsia" w:ascii="微软雅黑" w:hAnsi="微软雅黑" w:eastAsia="微软雅黑" w:cs="微软雅黑"/>
          <w:i w:val="0"/>
          <w:iCs w:val="0"/>
          <w:caps w:val="0"/>
          <w:color w:val="0F1115"/>
          <w:spacing w:val="0"/>
          <w:sz w:val="18"/>
          <w:szCs w:val="18"/>
          <w:shd w:val="clear" w:fill="FFFFFF"/>
        </w:rPr>
        <w:t>供应商自主申请</w:t>
      </w:r>
      <w:r>
        <w:rPr>
          <w:rFonts w:hint="eastAsia" w:ascii="微软雅黑" w:hAnsi="微软雅黑" w:eastAsia="微软雅黑" w:cs="微软雅黑"/>
          <w:i w:val="0"/>
          <w:iCs w:val="0"/>
          <w:caps w:val="0"/>
          <w:color w:val="0F1115"/>
          <w:spacing w:val="0"/>
          <w:sz w:val="18"/>
          <w:szCs w:val="18"/>
          <w:shd w:val="clear" w:fill="FFFFFF"/>
          <w:lang w:val="en-US" w:eastAsia="zh-CN"/>
        </w:rPr>
        <w:t>退出</w:t>
      </w:r>
      <w:r>
        <w:rPr>
          <w:rFonts w:hint="eastAsia" w:ascii="微软雅黑" w:hAnsi="微软雅黑" w:eastAsia="微软雅黑" w:cs="微软雅黑"/>
          <w:i w:val="0"/>
          <w:iCs w:val="0"/>
          <w:caps w:val="0"/>
          <w:color w:val="0F1115"/>
          <w:spacing w:val="0"/>
          <w:sz w:val="18"/>
          <w:szCs w:val="18"/>
          <w:shd w:val="clear" w:fill="FFFFFF"/>
        </w:rPr>
        <w:t>的</w:t>
      </w:r>
      <w:r>
        <w:rPr>
          <w:rFonts w:hint="eastAsia" w:ascii="微软雅黑" w:hAnsi="微软雅黑" w:eastAsia="微软雅黑" w:cs="微软雅黑"/>
          <w:i w:val="0"/>
          <w:iCs w:val="0"/>
          <w:caps w:val="0"/>
          <w:color w:val="0F1115"/>
          <w:spacing w:val="0"/>
          <w:sz w:val="18"/>
          <w:szCs w:val="18"/>
          <w:shd w:val="clear" w:fill="FFFFFF"/>
          <w:lang w:eastAsia="zh-CN"/>
        </w:rPr>
        <w:t>；</w:t>
      </w:r>
    </w:p>
    <w:p w14:paraId="757FD8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因非资质问题审核未通过被拒绝入驻的</w:t>
      </w:r>
      <w:r>
        <w:rPr>
          <w:rFonts w:hint="eastAsia" w:ascii="微软雅黑" w:hAnsi="微软雅黑" w:eastAsia="微软雅黑" w:cs="微软雅黑"/>
          <w:i w:val="0"/>
          <w:iCs w:val="0"/>
          <w:caps w:val="0"/>
          <w:color w:val="0F1115"/>
          <w:spacing w:val="0"/>
          <w:sz w:val="18"/>
          <w:szCs w:val="18"/>
          <w:shd w:val="clear" w:fill="FFFFFF"/>
          <w:lang w:eastAsia="zh-CN"/>
        </w:rPr>
        <w:t>；</w:t>
      </w:r>
    </w:p>
    <w:p w14:paraId="53D5059F">
      <w:pPr>
        <w:pStyle w:val="5"/>
        <w:keepNext w:val="0"/>
        <w:keepLines w:val="0"/>
        <w:pageBreakBefore w:val="0"/>
        <w:widowControl/>
        <w:suppressLineNumbers w:val="0"/>
        <w:shd w:val="clear" w:fill="FFFFFF"/>
        <w:kinsoku/>
        <w:wordWrap/>
        <w:overflowPunct/>
        <w:topLinePunct w:val="0"/>
        <w:autoSpaceDE/>
        <w:autoSpaceDN/>
        <w:bidi w:val="0"/>
        <w:spacing w:before="160" w:beforeAutospacing="0" w:after="160" w:afterAutospacing="0" w:line="20" w:lineRule="atLeast"/>
        <w:ind w:left="0" w:right="0" w:firstLine="0"/>
        <w:textAlignment w:val="auto"/>
        <w:outlineLvl w:val="1"/>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 xml:space="preserve"> 已递交退出申请、签署协议到期或被清退的</w:t>
      </w:r>
      <w:r>
        <w:rPr>
          <w:rFonts w:hint="eastAsia" w:ascii="微软雅黑" w:hAnsi="微软雅黑" w:eastAsia="微软雅黑" w:cs="微软雅黑"/>
          <w:i w:val="0"/>
          <w:iCs w:val="0"/>
          <w:caps w:val="0"/>
          <w:color w:val="0F1115"/>
          <w:spacing w:val="0"/>
          <w:sz w:val="18"/>
          <w:szCs w:val="18"/>
          <w:shd w:val="clear" w:fill="FFFFFF"/>
          <w:lang w:val="en-US" w:eastAsia="zh-CN"/>
        </w:rPr>
        <w:t>本地</w:t>
      </w:r>
      <w:r>
        <w:rPr>
          <w:rFonts w:hint="eastAsia" w:ascii="微软雅黑" w:hAnsi="微软雅黑" w:eastAsia="微软雅黑" w:cs="微软雅黑"/>
          <w:i w:val="0"/>
          <w:iCs w:val="0"/>
          <w:caps w:val="0"/>
          <w:color w:val="0F1115"/>
          <w:spacing w:val="0"/>
          <w:sz w:val="18"/>
          <w:szCs w:val="18"/>
          <w:shd w:val="clear" w:fill="FFFFFF"/>
        </w:rPr>
        <w:t>供应商，需注意以下事项：</w:t>
      </w:r>
    </w:p>
    <w:p w14:paraId="619FA8D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（1）商品立即下架，停止</w:t>
      </w:r>
      <w:r>
        <w:rPr>
          <w:rFonts w:hint="eastAsia" w:ascii="微软雅黑" w:hAnsi="微软雅黑" w:eastAsia="微软雅黑" w:cs="微软雅黑"/>
          <w:i w:val="0"/>
          <w:iCs w:val="0"/>
          <w:caps w:val="0"/>
          <w:color w:val="0F1115"/>
          <w:spacing w:val="0"/>
          <w:sz w:val="18"/>
          <w:szCs w:val="18"/>
          <w:shd w:val="clear" w:fill="FFFFFF"/>
        </w:rPr>
        <w:t>新增交易</w:t>
      </w:r>
      <w:r>
        <w:rPr>
          <w:rFonts w:hint="eastAsia" w:ascii="微软雅黑" w:hAnsi="微软雅黑" w:eastAsia="微软雅黑" w:cs="微软雅黑"/>
          <w:i w:val="0"/>
          <w:iCs w:val="0"/>
          <w:caps w:val="0"/>
          <w:color w:val="0F1115"/>
          <w:spacing w:val="0"/>
          <w:sz w:val="18"/>
          <w:szCs w:val="18"/>
          <w:shd w:val="clear" w:fill="FFFFFF"/>
          <w:lang w:eastAsia="zh-CN"/>
        </w:rPr>
        <w:t>；</w:t>
      </w:r>
    </w:p>
    <w:p w14:paraId="6FA800F7">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未发货订单应继续履行，已发货订单应完成交易</w:t>
      </w:r>
      <w:r>
        <w:rPr>
          <w:rFonts w:hint="eastAsia" w:ascii="微软雅黑" w:hAnsi="微软雅黑" w:eastAsia="微软雅黑" w:cs="微软雅黑"/>
          <w:i w:val="0"/>
          <w:iCs w:val="0"/>
          <w:caps w:val="0"/>
          <w:color w:val="0F1115"/>
          <w:spacing w:val="0"/>
          <w:sz w:val="18"/>
          <w:szCs w:val="18"/>
          <w:shd w:val="clear" w:fill="FFFFFF"/>
          <w:lang w:eastAsia="zh-CN"/>
        </w:rPr>
        <w:t>；</w:t>
      </w:r>
    </w:p>
    <w:p w14:paraId="2432ABAC">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已完成的订单供应商有继续提供承诺期内售后服务的义务</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售后服务标准应不低于合同约定或平台规定的最低要求</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承诺期以合同约定为准</w:t>
      </w:r>
      <w:r>
        <w:rPr>
          <w:rFonts w:hint="eastAsia" w:ascii="微软雅黑" w:hAnsi="微软雅黑" w:eastAsia="微软雅黑" w:cs="微软雅黑"/>
          <w:i w:val="0"/>
          <w:iCs w:val="0"/>
          <w:caps w:val="0"/>
          <w:color w:val="0F1115"/>
          <w:spacing w:val="0"/>
          <w:sz w:val="18"/>
          <w:szCs w:val="18"/>
          <w:shd w:val="clear" w:fill="FFFFFF"/>
          <w:lang w:eastAsia="zh-CN"/>
        </w:rPr>
        <w:t>；</w:t>
      </w:r>
    </w:p>
    <w:p w14:paraId="0FC0EBB5">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lang w:val="en-US" w:eastAsia="zh-CN"/>
        </w:rPr>
        <w:t>已生效订单</w:t>
      </w:r>
      <w:r>
        <w:rPr>
          <w:rFonts w:hint="eastAsia" w:ascii="微软雅黑" w:hAnsi="微软雅黑" w:eastAsia="微软雅黑" w:cs="微软雅黑"/>
          <w:i w:val="0"/>
          <w:iCs w:val="0"/>
          <w:caps w:val="0"/>
          <w:color w:val="0F1115"/>
          <w:spacing w:val="0"/>
          <w:sz w:val="18"/>
          <w:szCs w:val="18"/>
          <w:shd w:val="clear" w:fill="FFFFFF"/>
        </w:rPr>
        <w:t>无正当理由拒不履行的，平台有权追究违约责任</w:t>
      </w:r>
      <w:r>
        <w:rPr>
          <w:rFonts w:hint="eastAsia" w:ascii="微软雅黑" w:hAnsi="微软雅黑" w:eastAsia="微软雅黑" w:cs="微软雅黑"/>
          <w:i w:val="0"/>
          <w:iCs w:val="0"/>
          <w:caps w:val="0"/>
          <w:color w:val="0F1115"/>
          <w:spacing w:val="0"/>
          <w:sz w:val="18"/>
          <w:szCs w:val="18"/>
          <w:shd w:val="clear" w:fill="FFFFFF"/>
          <w:lang w:eastAsia="zh-CN"/>
        </w:rPr>
        <w:t>；</w:t>
      </w:r>
    </w:p>
    <w:p w14:paraId="57DAF194">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（5）本地</w:t>
      </w:r>
      <w:r>
        <w:rPr>
          <w:rFonts w:hint="eastAsia" w:ascii="微软雅黑" w:hAnsi="微软雅黑" w:eastAsia="微软雅黑" w:cs="微软雅黑"/>
          <w:i w:val="0"/>
          <w:iCs w:val="0"/>
          <w:caps w:val="0"/>
          <w:color w:val="0F1115"/>
          <w:spacing w:val="0"/>
          <w:sz w:val="18"/>
          <w:szCs w:val="18"/>
          <w:shd w:val="clear" w:fill="FFFFFF"/>
        </w:rPr>
        <w:t>供应商退出后，平台将按照法律法规及与供应商的约定，对其在平台留存的数据进行处理，包括但不限于归档、匿名化或删除。</w:t>
      </w:r>
    </w:p>
    <w:p w14:paraId="33D19395">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420"/>
        <w:textAlignment w:val="auto"/>
        <w:rPr>
          <w:rFonts w:hint="eastAsia" w:ascii="微软雅黑" w:hAnsi="微软雅黑" w:eastAsia="微软雅黑" w:cs="微软雅黑"/>
          <w:i w:val="0"/>
          <w:iCs w:val="0"/>
          <w:caps w:val="0"/>
          <w:color w:val="0F1115"/>
          <w:spacing w:val="0"/>
          <w:sz w:val="18"/>
          <w:szCs w:val="18"/>
          <w:highlight w:val="none"/>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（6）本地</w:t>
      </w:r>
      <w:r>
        <w:rPr>
          <w:rFonts w:hint="eastAsia" w:ascii="微软雅黑" w:hAnsi="微软雅黑" w:eastAsia="微软雅黑" w:cs="微软雅黑"/>
          <w:i w:val="0"/>
          <w:iCs w:val="0"/>
          <w:caps w:val="0"/>
          <w:color w:val="0F1115"/>
          <w:spacing w:val="0"/>
          <w:sz w:val="18"/>
          <w:szCs w:val="18"/>
          <w:shd w:val="clear" w:fill="FFFFFF"/>
        </w:rPr>
        <w:t>供应商退出后，如发现其在退出前存在违规行为，平台仍有</w:t>
      </w:r>
      <w:r>
        <w:rPr>
          <w:rFonts w:hint="eastAsia" w:ascii="微软雅黑" w:hAnsi="微软雅黑" w:eastAsia="微软雅黑" w:cs="微软雅黑"/>
          <w:i w:val="0"/>
          <w:iCs w:val="0"/>
          <w:caps w:val="0"/>
          <w:color w:val="0F1115"/>
          <w:spacing w:val="0"/>
          <w:sz w:val="18"/>
          <w:szCs w:val="18"/>
          <w:highlight w:val="none"/>
          <w:shd w:val="clear" w:fill="FFFFFF"/>
        </w:rPr>
        <w:t>权追溯处理，并追究其法律责任。</w:t>
      </w:r>
    </w:p>
    <w:p w14:paraId="3DDF4B16">
      <w:pPr>
        <w:pStyle w:val="5"/>
        <w:keepNext w:val="0"/>
        <w:keepLines w:val="0"/>
        <w:pageBreakBefore w:val="0"/>
        <w:widowControl/>
        <w:suppressLineNumbers w:val="0"/>
        <w:shd w:val="clear" w:fill="FFFFFF"/>
        <w:kinsoku/>
        <w:wordWrap/>
        <w:overflowPunct/>
        <w:topLinePunct w:val="0"/>
        <w:autoSpaceDE/>
        <w:autoSpaceDN/>
        <w:bidi w:val="0"/>
        <w:spacing w:before="160" w:beforeAutospacing="0" w:after="160" w:afterAutospacing="0" w:line="20" w:lineRule="atLeast"/>
        <w:ind w:left="0" w:right="0" w:firstLine="0"/>
        <w:textAlignment w:val="auto"/>
        <w:outlineLvl w:val="1"/>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highlight w:val="none"/>
          <w:shd w:val="clear" w:fill="FFFFFF"/>
          <w:lang w:val="en-US" w:eastAsia="zh-CN"/>
        </w:rPr>
        <w:t>2.5 为了保障采购数据和流程安全，更好的为采购人服务，阳光优采平台在本地</w:t>
      </w:r>
      <w:r>
        <w:rPr>
          <w:rFonts w:hint="eastAsia" w:ascii="微软雅黑" w:hAnsi="微软雅黑" w:eastAsia="微软雅黑" w:cs="微软雅黑"/>
          <w:i w:val="0"/>
          <w:iCs w:val="0"/>
          <w:caps w:val="0"/>
          <w:color w:val="0F1115"/>
          <w:spacing w:val="0"/>
          <w:sz w:val="18"/>
          <w:szCs w:val="18"/>
          <w:shd w:val="clear" w:fill="FFFFFF"/>
          <w:lang w:val="en-US" w:eastAsia="zh-CN"/>
        </w:rPr>
        <w:t>供应商入驻环节严格把控：</w:t>
      </w:r>
    </w:p>
    <w:p w14:paraId="2C539E06">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420" w:firstLineChars="0"/>
        <w:textAlignment w:val="auto"/>
        <w:rPr>
          <w:rFonts w:hint="eastAsia" w:ascii="微软雅黑" w:hAnsi="微软雅黑" w:eastAsia="微软雅黑" w:cs="微软雅黑"/>
          <w:i w:val="0"/>
          <w:iCs w:val="0"/>
          <w:caps w:val="0"/>
          <w:color w:val="0F1115"/>
          <w:spacing w:val="0"/>
          <w:sz w:val="18"/>
          <w:szCs w:val="18"/>
          <w:highlight w:val="none"/>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（1）阳光优采</w:t>
      </w:r>
      <w:r>
        <w:rPr>
          <w:rFonts w:hint="eastAsia" w:ascii="微软雅黑" w:hAnsi="微软雅黑" w:eastAsia="微软雅黑" w:cs="微软雅黑"/>
          <w:i w:val="0"/>
          <w:iCs w:val="0"/>
          <w:caps w:val="0"/>
          <w:color w:val="0F1115"/>
          <w:spacing w:val="0"/>
          <w:sz w:val="18"/>
          <w:szCs w:val="18"/>
          <w:highlight w:val="none"/>
          <w:shd w:val="clear" w:fill="FFFFFF"/>
          <w:lang w:val="en-US" w:eastAsia="zh-CN"/>
        </w:rPr>
        <w:t>本地供应商入驻采用专区模式，本地供应商如在多个专区提供商品服务，各专区的入驻流程、经营活动和平台管理均为独立行为，互不干扰；</w:t>
      </w:r>
    </w:p>
    <w:p w14:paraId="5B901222">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i w:val="0"/>
          <w:iCs w:val="0"/>
          <w:caps w:val="0"/>
          <w:color w:val="0F1115"/>
          <w:spacing w:val="0"/>
          <w:sz w:val="18"/>
          <w:szCs w:val="18"/>
          <w:highlight w:val="none"/>
          <w:shd w:val="clear" w:fill="FFFFFF"/>
          <w:lang w:val="en-US" w:eastAsia="zh-CN"/>
        </w:rPr>
        <w:t>（2）阳光优采本地供应商必须</w:t>
      </w:r>
      <w:r>
        <w:rPr>
          <w:rFonts w:hint="eastAsia" w:ascii="微软雅黑" w:hAnsi="微软雅黑" w:eastAsia="微软雅黑" w:cs="微软雅黑"/>
          <w:spacing w:val="-4"/>
          <w:kern w:val="0"/>
          <w:sz w:val="18"/>
          <w:szCs w:val="18"/>
          <w:highlight w:val="none"/>
          <w:shd w:val="clear" w:color="auto" w:fill="FFFFFF"/>
          <w:lang w:val="en-US" w:eastAsia="zh-CN" w:bidi="ar-SA"/>
        </w:rPr>
        <w:t>满足“全国企业采购交易供应商信用认证评价系统”的评价标准；</w:t>
      </w:r>
    </w:p>
    <w:p w14:paraId="41D21890">
      <w:pPr>
        <w:pStyle w:val="5"/>
        <w:keepNext w:val="0"/>
        <w:keepLines w:val="0"/>
        <w:widowControl/>
        <w:suppressLineNumbers w:val="0"/>
        <w:shd w:val="clear" w:fill="FFFFFF"/>
        <w:spacing w:before="160" w:beforeAutospacing="0" w:after="160" w:afterAutospacing="0"/>
        <w:ind w:left="0" w:right="0" w:firstLine="420"/>
        <w:outlineLvl w:val="9"/>
        <w:rPr>
          <w:rFonts w:hint="default" w:ascii="Segoe UI" w:hAnsi="Segoe UI" w:eastAsia="Segoe UI" w:cs="Segoe UI"/>
          <w:i w:val="0"/>
          <w:iCs w:val="0"/>
          <w:caps w:val="0"/>
          <w:color w:val="0F1115"/>
          <w:spacing w:val="0"/>
          <w:sz w:val="16"/>
          <w:szCs w:val="16"/>
        </w:rPr>
      </w:pPr>
      <w:r>
        <w:rPr>
          <w:rFonts w:hint="eastAsia" w:ascii="微软雅黑" w:hAnsi="微软雅黑" w:eastAsia="微软雅黑" w:cs="微软雅黑"/>
          <w:spacing w:val="-4"/>
          <w:kern w:val="0"/>
          <w:sz w:val="18"/>
          <w:szCs w:val="18"/>
          <w:highlight w:val="none"/>
          <w:shd w:val="clear" w:color="auto" w:fill="FFFFFF"/>
          <w:lang w:val="en-US" w:eastAsia="zh-CN" w:bidi="ar-SA"/>
        </w:rPr>
        <w:t>（3）各专区对本地供应商入驻有额外要求的，需同时满足本总则与所在专区的要求；</w:t>
      </w:r>
    </w:p>
    <w:p w14:paraId="3B2D868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 xml:space="preserve">第三章 </w:t>
      </w:r>
      <w:r>
        <w:rPr>
          <w:rFonts w:hint="eastAsia" w:ascii="微软雅黑" w:hAnsi="微软雅黑" w:eastAsia="微软雅黑" w:cs="微软雅黑"/>
          <w:b/>
          <w:bCs/>
          <w:caps w:val="0"/>
          <w:color w:val="0F1115"/>
          <w:spacing w:val="0"/>
          <w:sz w:val="22"/>
          <w:szCs w:val="22"/>
          <w:shd w:val="clear" w:fill="FFFFFF"/>
          <w:lang w:val="en-US" w:eastAsia="zh-CN"/>
        </w:rPr>
        <w:t>本地供应商商品上架要求</w:t>
      </w:r>
    </w:p>
    <w:p w14:paraId="2D9FB6A8">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3.1 </w:t>
      </w:r>
      <w:r>
        <w:rPr>
          <w:rStyle w:val="8"/>
          <w:rFonts w:hint="eastAsia" w:ascii="微软雅黑" w:hAnsi="微软雅黑" w:eastAsia="微软雅黑" w:cs="微软雅黑"/>
          <w:b w:val="0"/>
          <w:bCs w:val="0"/>
          <w:i w:val="0"/>
          <w:iCs w:val="0"/>
          <w:caps w:val="0"/>
          <w:color w:val="0F1115"/>
          <w:spacing w:val="0"/>
          <w:sz w:val="18"/>
          <w:szCs w:val="18"/>
          <w:highlight w:val="none"/>
          <w:shd w:val="clear" w:fill="FFFFFF"/>
          <w:lang w:val="en-US" w:eastAsia="zh-CN"/>
        </w:rPr>
        <w:t>本地</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供应商上架商品应保证信息真实、准确、完整，参数、图片、描述一致，不得虚假宣传、夸大宣传、误导采购人。</w:t>
      </w:r>
    </w:p>
    <w:p w14:paraId="6716EEAA">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3.2 上传的商品图片需清晰可见，内容与实物一致，并符合《广告法》相关规定。</w:t>
      </w:r>
    </w:p>
    <w:p w14:paraId="22BE1996">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3.3 商品价格</w:t>
      </w:r>
      <w:r>
        <w:rPr>
          <w:rStyle w:val="8"/>
          <w:rFonts w:hint="eastAsia" w:ascii="微软雅黑" w:hAnsi="微软雅黑" w:eastAsia="微软雅黑" w:cs="微软雅黑"/>
          <w:b w:val="0"/>
          <w:bCs/>
          <w:color w:val="0F1115"/>
          <w:sz w:val="18"/>
          <w:szCs w:val="18"/>
          <w:shd w:val="clear" w:fill="FFFFFF"/>
          <w:lang w:val="en-US" w:eastAsia="zh-CN"/>
        </w:rPr>
        <w:t>在市场合理水平</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内且满足“全国企业采购交易寻源询价系统”的大数据比质比价，不得哄抬价格、变相涨价。</w:t>
      </w:r>
    </w:p>
    <w:p w14:paraId="050B59A3">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3.4 涉及品牌</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、专利、认证的商品，应上传合法有效授权文件、资质证书，严禁侵权、假冒、窜货</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w:t>
      </w:r>
    </w:p>
    <w:p w14:paraId="29082577">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3.5 </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本地化商品与服务应明确交付范围、响应时效、服务区域，便于采购人识别与选择</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w:t>
      </w:r>
    </w:p>
    <w:p w14:paraId="122F59A8">
      <w:pPr>
        <w:pStyle w:val="5"/>
        <w:keepNext w:val="0"/>
        <w:keepLines w:val="0"/>
        <w:widowControl/>
        <w:suppressLineNumbers w:val="0"/>
        <w:shd w:val="clear" w:fill="FFFFFF"/>
        <w:spacing w:before="160" w:beforeAutospacing="0" w:after="160" w:afterAutospacing="0"/>
        <w:ind w:left="0" w:right="0" w:firstLine="0"/>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3.6 阳光优采通过寻源询价系统大数据动态监测和人工抽检两种方式对上架商品进行抽查，若发现价格违规情形，将对商品做下架处理，且供应商需</w:t>
      </w:r>
      <w:r>
        <w:rPr>
          <w:rStyle w:val="8"/>
          <w:rFonts w:hint="eastAsia" w:ascii="微软雅黑" w:hAnsi="微软雅黑" w:eastAsia="微软雅黑" w:cs="微软雅黑"/>
          <w:b w:val="0"/>
          <w:bCs w:val="0"/>
          <w:i w:val="0"/>
          <w:iCs w:val="0"/>
          <w:caps w:val="0"/>
          <w:color w:val="auto"/>
          <w:spacing w:val="0"/>
          <w:sz w:val="18"/>
          <w:szCs w:val="18"/>
          <w:highlight w:val="none"/>
          <w:shd w:val="clear" w:color="auto" w:fill="auto"/>
          <w:lang w:val="en-US" w:eastAsia="zh-CN"/>
        </w:rPr>
        <w:t>在3个工作日</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内完成整改。</w:t>
      </w:r>
    </w:p>
    <w:p w14:paraId="542874EF">
      <w:pPr>
        <w:pStyle w:val="5"/>
        <w:keepNext w:val="0"/>
        <w:keepLines w:val="0"/>
        <w:widowControl/>
        <w:suppressLineNumbers w:val="0"/>
        <w:shd w:val="clear" w:fill="FFFFFF"/>
        <w:spacing w:before="160" w:beforeAutospacing="0" w:after="160" w:afterAutospacing="0"/>
        <w:ind w:left="0" w:right="0" w:firstLine="0"/>
        <w:outlineLvl w:val="9"/>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9293B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20" w:beforeAutospacing="0" w:after="320" w:afterAutospacing="0"/>
        <w:ind w:leftChars="0" w:right="0" w:rightChars="0"/>
        <w:outlineLvl w:val="0"/>
        <w:rPr>
          <w:rFonts w:hint="default" w:ascii="微软雅黑" w:hAnsi="微软雅黑" w:eastAsia="微软雅黑" w:cs="微软雅黑"/>
          <w:b/>
          <w:bCs/>
          <w:caps w:val="0"/>
          <w:color w:val="0F1115"/>
          <w:spacing w:val="0"/>
          <w:sz w:val="22"/>
          <w:szCs w:val="22"/>
          <w:shd w:val="clear" w:fill="FFFFFF"/>
          <w:lang w:val="en-US" w:eastAsia="zh-CN"/>
        </w:rPr>
      </w:pPr>
      <w:r>
        <w:rPr>
          <w:rFonts w:hint="eastAsia" w:ascii="微软雅黑" w:hAnsi="微软雅黑" w:eastAsia="微软雅黑" w:cs="微软雅黑"/>
          <w:b/>
          <w:bCs/>
          <w:caps w:val="0"/>
          <w:color w:val="0F1115"/>
          <w:spacing w:val="0"/>
          <w:sz w:val="22"/>
          <w:szCs w:val="22"/>
          <w:shd w:val="clear" w:fill="FFFFFF"/>
          <w:lang w:val="en-US" w:eastAsia="zh-CN"/>
        </w:rPr>
        <w:t>第四章 电商平台合作要求</w:t>
      </w:r>
    </w:p>
    <w:p w14:paraId="275AD1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20" w:beforeAutospacing="0" w:after="320" w:afterAutospacing="0"/>
        <w:ind w:leftChars="0" w:right="0" w:rightChars="0"/>
        <w:rPr>
          <w:rFonts w:hint="eastAsia" w:ascii="微软雅黑" w:hAnsi="微软雅黑" w:eastAsia="微软雅黑" w:cs="微软雅黑"/>
          <w:b w:val="0"/>
          <w:bCs w:val="0"/>
          <w:caps w:val="0"/>
          <w:color w:val="0F1115"/>
          <w:spacing w:val="0"/>
          <w:sz w:val="18"/>
          <w:szCs w:val="18"/>
          <w:shd w:val="clear" w:fill="FFFFFF"/>
          <w:lang w:val="en-US" w:eastAsia="zh-CN"/>
        </w:rPr>
      </w:pPr>
      <w:r>
        <w:rPr>
          <w:rFonts w:hint="eastAsia" w:ascii="微软雅黑" w:hAnsi="微软雅黑" w:eastAsia="微软雅黑" w:cs="微软雅黑"/>
          <w:b w:val="0"/>
          <w:bCs w:val="0"/>
          <w:caps w:val="0"/>
          <w:color w:val="0F1115"/>
          <w:spacing w:val="0"/>
          <w:sz w:val="18"/>
          <w:szCs w:val="18"/>
          <w:shd w:val="clear" w:fill="FFFFFF"/>
          <w:lang w:val="en-US" w:eastAsia="zh-CN"/>
        </w:rPr>
        <w:t>4.1 电商平台作为供应商与阳光优采合作需先满足资质要求：</w:t>
      </w:r>
    </w:p>
    <w:p w14:paraId="2AAD8E40">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（1）具有独立法人资格，营业执照合法有效，具备与</w:t>
      </w:r>
      <w:r>
        <w:rPr>
          <w:rFonts w:hint="eastAsia" w:ascii="微软雅黑" w:hAnsi="微软雅黑" w:eastAsia="微软雅黑" w:cs="微软雅黑"/>
          <w:sz w:val="18"/>
          <w:szCs w:val="18"/>
          <w:lang w:val="en-US" w:eastAsia="zh-CN"/>
        </w:rPr>
        <w:t>上架</w:t>
      </w:r>
      <w:r>
        <w:rPr>
          <w:rFonts w:hint="eastAsia" w:ascii="微软雅黑" w:hAnsi="微软雅黑" w:eastAsia="微软雅黑" w:cs="微软雅黑"/>
          <w:spacing w:val="-4"/>
          <w:kern w:val="0"/>
          <w:sz w:val="18"/>
          <w:szCs w:val="18"/>
          <w:highlight w:val="none"/>
          <w:shd w:val="clear" w:color="auto" w:fill="FFFFFF"/>
          <w:lang w:val="en-US" w:eastAsia="zh-CN" w:bidi="ar-SA"/>
        </w:rPr>
        <w:t>品类匹配的经营能力；</w:t>
      </w:r>
    </w:p>
    <w:p w14:paraId="34D42D93">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（2）财务状况良好，无连续停业、吊销、注销等经营风险；</w:t>
      </w:r>
    </w:p>
    <w:p w14:paraId="0CEE747D">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（3）未被列入失信被执行人、重大税收违法失信主体、经营异常名录，近三年内无重大违法违规记录（以行政机关行政处罚决定书或司法判决书为准），近一年内无因自身原因导致的重大合同违约记录；</w:t>
      </w:r>
    </w:p>
    <w:p w14:paraId="0CE0B2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20" w:beforeAutospacing="0" w:after="320" w:afterAutospacing="0"/>
        <w:ind w:leftChars="0" w:right="0" w:rightChars="0"/>
        <w:rPr>
          <w:rFonts w:hint="default" w:ascii="微软雅黑" w:hAnsi="微软雅黑" w:eastAsia="微软雅黑" w:cs="微软雅黑"/>
          <w:b w:val="0"/>
          <w:bCs w:val="0"/>
          <w:caps w:val="0"/>
          <w:color w:val="0F1115"/>
          <w:spacing w:val="0"/>
          <w:sz w:val="18"/>
          <w:szCs w:val="18"/>
          <w:shd w:val="clear" w:fill="FFFFFF"/>
          <w:lang w:val="en-US" w:eastAsia="zh-CN"/>
        </w:rPr>
      </w:pPr>
      <w:r>
        <w:rPr>
          <w:rFonts w:hint="eastAsia" w:ascii="微软雅黑" w:hAnsi="微软雅黑" w:eastAsia="微软雅黑" w:cs="微软雅黑"/>
          <w:b w:val="0"/>
          <w:bCs w:val="0"/>
          <w:caps w:val="0"/>
          <w:color w:val="0F1115"/>
          <w:spacing w:val="0"/>
          <w:sz w:val="18"/>
          <w:szCs w:val="18"/>
          <w:shd w:val="clear" w:fill="FFFFFF"/>
          <w:lang w:val="en-US" w:eastAsia="zh-CN"/>
        </w:rPr>
        <w:t>4.2 电商平台作为供应商与阳光优采合作需额外满足业务能力要求：</w:t>
      </w:r>
    </w:p>
    <w:p w14:paraId="7C1128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20" w:beforeAutospacing="0" w:after="320" w:afterAutospacing="0"/>
        <w:ind w:leftChars="0" w:right="0" w:rightChars="0" w:firstLine="420"/>
        <w:textAlignment w:val="auto"/>
        <w:rPr>
          <w:rFonts w:hint="default" w:ascii="微软雅黑" w:hAnsi="微软雅黑" w:eastAsia="微软雅黑" w:cs="微软雅黑"/>
          <w:b w:val="0"/>
          <w:bCs w:val="0"/>
          <w:caps w:val="0"/>
          <w:color w:val="0F1115"/>
          <w:spacing w:val="0"/>
          <w:sz w:val="18"/>
          <w:szCs w:val="18"/>
          <w:shd w:val="clear" w:fill="FFFFFF"/>
          <w:lang w:val="en-US" w:eastAsia="zh-CN"/>
        </w:rPr>
      </w:pPr>
      <w:r>
        <w:rPr>
          <w:rFonts w:hint="eastAsia" w:ascii="微软雅黑" w:hAnsi="微软雅黑" w:eastAsia="微软雅黑" w:cs="微软雅黑"/>
          <w:b w:val="0"/>
          <w:bCs w:val="0"/>
          <w:caps w:val="0"/>
          <w:color w:val="0F1115"/>
          <w:spacing w:val="0"/>
          <w:sz w:val="18"/>
          <w:szCs w:val="18"/>
          <w:shd w:val="clear" w:fill="FFFFFF"/>
          <w:lang w:val="en-US" w:eastAsia="zh-CN"/>
        </w:rPr>
        <w:t>（1）具备全国货运仓储能力，售卖商品能够覆盖阳光优采平台五个以上一级类目。</w:t>
      </w:r>
    </w:p>
    <w:p w14:paraId="33C6C91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20" w:beforeAutospacing="0" w:after="320" w:afterAutospacing="0"/>
        <w:ind w:leftChars="0" w:right="0" w:rightChars="0" w:firstLine="420"/>
        <w:textAlignment w:val="auto"/>
        <w:rPr>
          <w:rFonts w:hint="default" w:ascii="微软雅黑" w:hAnsi="微软雅黑" w:eastAsia="微软雅黑" w:cs="微软雅黑"/>
          <w:b w:val="0"/>
          <w:bCs w:val="0"/>
          <w:caps w:val="0"/>
          <w:color w:val="0F1115"/>
          <w:spacing w:val="0"/>
          <w:sz w:val="18"/>
          <w:szCs w:val="18"/>
          <w:shd w:val="clear" w:fill="FFFFFF"/>
          <w:lang w:val="en-US" w:eastAsia="zh-CN"/>
        </w:rPr>
      </w:pPr>
      <w:r>
        <w:rPr>
          <w:rFonts w:hint="eastAsia" w:ascii="微软雅黑" w:hAnsi="微软雅黑" w:eastAsia="微软雅黑" w:cs="微软雅黑"/>
          <w:b w:val="0"/>
          <w:bCs w:val="0"/>
          <w:caps w:val="0"/>
          <w:color w:val="0F1115"/>
          <w:spacing w:val="0"/>
          <w:sz w:val="18"/>
          <w:szCs w:val="18"/>
          <w:shd w:val="clear" w:fill="FFFFFF"/>
          <w:lang w:val="en-US" w:eastAsia="zh-CN"/>
        </w:rPr>
        <w:t>（2）拥有和央国企合作项目的成功经验。</w:t>
      </w:r>
    </w:p>
    <w:p w14:paraId="62BDF23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20" w:beforeAutospacing="0" w:after="320" w:afterAutospacing="0"/>
        <w:ind w:leftChars="0" w:right="0" w:rightChars="0" w:firstLine="420"/>
        <w:textAlignment w:val="auto"/>
        <w:rPr>
          <w:rFonts w:hint="default" w:ascii="微软雅黑" w:hAnsi="微软雅黑" w:eastAsia="微软雅黑" w:cs="微软雅黑"/>
          <w:b w:val="0"/>
          <w:bCs w:val="0"/>
          <w:caps w:val="0"/>
          <w:color w:val="0F1115"/>
          <w:spacing w:val="0"/>
          <w:sz w:val="18"/>
          <w:szCs w:val="18"/>
          <w:shd w:val="clear" w:fill="FFFFFF"/>
          <w:lang w:val="en-US" w:eastAsia="zh-CN"/>
        </w:rPr>
      </w:pPr>
      <w:r>
        <w:rPr>
          <w:rFonts w:hint="eastAsia" w:ascii="微软雅黑" w:hAnsi="微软雅黑" w:eastAsia="微软雅黑" w:cs="微软雅黑"/>
          <w:b w:val="0"/>
          <w:bCs w:val="0"/>
          <w:caps w:val="0"/>
          <w:color w:val="0F1115"/>
          <w:spacing w:val="0"/>
          <w:sz w:val="18"/>
          <w:szCs w:val="18"/>
          <w:shd w:val="clear" w:fill="FFFFFF"/>
          <w:lang w:val="en-US" w:eastAsia="zh-CN"/>
        </w:rPr>
        <w:t>（3）具备API接口对接的技术能力，保证所有接口的正常通信并留有测试报告</w:t>
      </w:r>
    </w:p>
    <w:p w14:paraId="3A38E28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20" w:beforeAutospacing="0" w:after="320" w:afterAutospacing="0"/>
        <w:ind w:leftChars="0" w:right="0" w:rightChars="0" w:firstLine="420"/>
        <w:textAlignment w:val="auto"/>
        <w:rPr>
          <w:rFonts w:hint="default" w:ascii="微软雅黑" w:hAnsi="微软雅黑" w:eastAsia="微软雅黑" w:cs="微软雅黑"/>
          <w:b w:val="0"/>
          <w:bCs w:val="0"/>
          <w:caps w:val="0"/>
          <w:color w:val="0F1115"/>
          <w:spacing w:val="0"/>
          <w:sz w:val="18"/>
          <w:szCs w:val="18"/>
          <w:shd w:val="clear" w:fill="FFFFFF"/>
          <w:lang w:val="en-US" w:eastAsia="zh-CN"/>
        </w:rPr>
      </w:pPr>
      <w:r>
        <w:rPr>
          <w:rFonts w:hint="eastAsia" w:ascii="微软雅黑" w:hAnsi="微软雅黑" w:eastAsia="微软雅黑" w:cs="微软雅黑"/>
          <w:b w:val="0"/>
          <w:bCs w:val="0"/>
          <w:caps w:val="0"/>
          <w:color w:val="0F1115"/>
          <w:spacing w:val="0"/>
          <w:sz w:val="18"/>
          <w:szCs w:val="18"/>
          <w:shd w:val="clear" w:fill="FFFFFF"/>
          <w:lang w:val="en-US" w:eastAsia="zh-CN"/>
        </w:rPr>
        <w:t>（4）能够组建三人以上的运营团队处理阳光优采订单。</w:t>
      </w:r>
    </w:p>
    <w:p w14:paraId="2661BB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20" w:beforeAutospacing="0" w:after="320" w:afterAutospacing="0"/>
        <w:ind w:right="0" w:rightChars="0"/>
        <w:textAlignment w:val="auto"/>
        <w:rPr>
          <w:rFonts w:hint="default" w:ascii="微软雅黑" w:hAnsi="微软雅黑" w:eastAsia="微软雅黑" w:cs="微软雅黑"/>
          <w:b w:val="0"/>
          <w:bCs w:val="0"/>
          <w:caps w:val="0"/>
          <w:color w:val="0F1115"/>
          <w:spacing w:val="0"/>
          <w:sz w:val="18"/>
          <w:szCs w:val="18"/>
          <w:shd w:val="clear" w:fill="FFFFFF"/>
          <w:lang w:val="en-US" w:eastAsia="zh-CN"/>
        </w:rPr>
      </w:pPr>
      <w:r>
        <w:rPr>
          <w:rFonts w:hint="eastAsia" w:ascii="微软雅黑" w:hAnsi="微软雅黑" w:eastAsia="微软雅黑" w:cs="微软雅黑"/>
          <w:b w:val="0"/>
          <w:bCs w:val="0"/>
          <w:caps w:val="0"/>
          <w:color w:val="0F1115"/>
          <w:spacing w:val="0"/>
          <w:sz w:val="18"/>
          <w:szCs w:val="18"/>
          <w:shd w:val="clear" w:fill="FFFFFF"/>
          <w:lang w:val="en-US" w:eastAsia="zh-CN"/>
        </w:rPr>
        <w:t>4.3 在商品因库存、价格变动等原因进行批量上下架时，电商平台除通过接口正常反馈数据外，还应该额外发送邮件向阳光优采平台做出情况说明。</w:t>
      </w:r>
    </w:p>
    <w:p w14:paraId="486F6D8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20" w:beforeAutospacing="0" w:after="320" w:afterAutospacing="0"/>
        <w:ind w:leftChars="0" w:right="0" w:rightChars="0"/>
        <w:rPr>
          <w:rFonts w:hint="default" w:ascii="微软雅黑" w:hAnsi="微软雅黑" w:eastAsia="微软雅黑" w:cs="微软雅黑"/>
          <w:b/>
          <w:bCs/>
          <w:caps w:val="0"/>
          <w:color w:val="0F1115"/>
          <w:spacing w:val="0"/>
          <w:sz w:val="22"/>
          <w:szCs w:val="22"/>
          <w:shd w:val="clear" w:fill="FFFFFF"/>
          <w:lang w:val="en-US" w:eastAsia="zh-CN"/>
        </w:rPr>
      </w:pPr>
      <w:r>
        <w:rPr>
          <w:rFonts w:hint="default" w:ascii="Segoe UI" w:hAnsi="Segoe UI" w:eastAsia="Segoe UI" w:cs="Segoe UI"/>
          <w:i w:val="0"/>
          <w:iCs w:val="0"/>
          <w:caps w:val="0"/>
          <w:color w:val="0F1115"/>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0FB21E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五</w:t>
      </w:r>
      <w:r>
        <w:rPr>
          <w:rFonts w:hint="eastAsia" w:ascii="微软雅黑" w:hAnsi="微软雅黑" w:eastAsia="微软雅黑" w:cs="微软雅黑"/>
          <w:b/>
          <w:bCs/>
          <w:caps w:val="0"/>
          <w:color w:val="0F1115"/>
          <w:spacing w:val="0"/>
          <w:sz w:val="22"/>
          <w:szCs w:val="22"/>
          <w:shd w:val="clear" w:fill="FFFFFF"/>
        </w:rPr>
        <w:t xml:space="preserve">章 </w:t>
      </w:r>
      <w:r>
        <w:rPr>
          <w:rFonts w:hint="eastAsia" w:ascii="微软雅黑" w:hAnsi="微软雅黑" w:eastAsia="微软雅黑" w:cs="微软雅黑"/>
          <w:b/>
          <w:bCs/>
          <w:caps w:val="0"/>
          <w:color w:val="0F1115"/>
          <w:spacing w:val="0"/>
          <w:sz w:val="22"/>
          <w:szCs w:val="22"/>
          <w:shd w:val="clear" w:fill="FFFFFF"/>
          <w:lang w:val="en-US" w:eastAsia="zh-CN"/>
        </w:rPr>
        <w:t>订单履约</w:t>
      </w:r>
    </w:p>
    <w:p w14:paraId="76D3F18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Style w:val="8"/>
          <w:rFonts w:hint="eastAsia" w:ascii="微软雅黑" w:hAnsi="微软雅黑" w:eastAsia="微软雅黑" w:cs="微软雅黑"/>
          <w:b w:val="0"/>
          <w:bCs w:val="0"/>
          <w:i w:val="0"/>
          <w:iCs w:val="0"/>
          <w:caps w:val="0"/>
          <w:color w:val="0F1115"/>
          <w:spacing w:val="0"/>
          <w:sz w:val="18"/>
          <w:szCs w:val="18"/>
          <w:shd w:val="clear" w:fill="FFFFFF"/>
        </w:rPr>
        <w:t>.</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供应商应按订单约定按时、按质、按量交付，</w:t>
      </w:r>
      <w:r>
        <w:rPr>
          <w:rFonts w:hint="eastAsia" w:ascii="微软雅黑" w:hAnsi="微软雅黑" w:eastAsia="微软雅黑" w:cs="微软雅黑"/>
          <w:b w:val="0"/>
          <w:bCs w:val="0"/>
          <w:i w:val="0"/>
          <w:iCs w:val="0"/>
          <w:caps w:val="0"/>
          <w:color w:val="0F1115"/>
          <w:spacing w:val="0"/>
          <w:sz w:val="18"/>
          <w:szCs w:val="18"/>
          <w:shd w:val="clear" w:fill="FFFFFF"/>
        </w:rPr>
        <w:t>提供全新正品，</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且商品质量</w:t>
      </w:r>
      <w:r>
        <w:rPr>
          <w:rFonts w:hint="eastAsia" w:ascii="微软雅黑" w:hAnsi="微软雅黑" w:eastAsia="微软雅黑" w:cs="微软雅黑"/>
          <w:b w:val="0"/>
          <w:bCs w:val="0"/>
          <w:i w:val="0"/>
          <w:iCs w:val="0"/>
          <w:caps w:val="0"/>
          <w:color w:val="0F1115"/>
          <w:spacing w:val="0"/>
          <w:sz w:val="18"/>
          <w:szCs w:val="18"/>
          <w:shd w:val="clear" w:fill="FFFFFF"/>
        </w:rPr>
        <w:t>符合国家及行业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相关</w:t>
      </w:r>
      <w:r>
        <w:rPr>
          <w:rFonts w:hint="eastAsia" w:ascii="微软雅黑" w:hAnsi="微软雅黑" w:eastAsia="微软雅黑" w:cs="微软雅黑"/>
          <w:b w:val="0"/>
          <w:bCs w:val="0"/>
          <w:i w:val="0"/>
          <w:iCs w:val="0"/>
          <w:caps w:val="0"/>
          <w:color w:val="0F1115"/>
          <w:spacing w:val="0"/>
          <w:sz w:val="18"/>
          <w:szCs w:val="18"/>
          <w:shd w:val="clear" w:fill="FFFFFF"/>
        </w:rPr>
        <w:t>标准。</w:t>
      </w:r>
    </w:p>
    <w:p w14:paraId="50499CAC">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5.2 供应商应严格履约服务承诺，</w:t>
      </w:r>
      <w:r>
        <w:rPr>
          <w:rFonts w:hint="eastAsia" w:ascii="微软雅黑" w:hAnsi="微软雅黑" w:eastAsia="微软雅黑" w:cs="微软雅黑"/>
          <w:b w:val="0"/>
          <w:bCs w:val="0"/>
          <w:i w:val="0"/>
          <w:iCs w:val="0"/>
          <w:caps w:val="0"/>
          <w:color w:val="0F1115"/>
          <w:spacing w:val="0"/>
          <w:sz w:val="18"/>
          <w:szCs w:val="18"/>
          <w:shd w:val="clear" w:fill="FFFFFF"/>
        </w:rPr>
        <w:t>严格按照订单确认的交货时间、地点交付，延迟交付需承担违约责任。</w:t>
      </w:r>
    </w:p>
    <w:p w14:paraId="43B2E04F">
      <w:pPr>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7"/>
          <w:rFonts w:hint="eastAsia" w:ascii="微软雅黑" w:hAnsi="微软雅黑" w:eastAsia="微软雅黑" w:cs="微软雅黑"/>
          <w:b w:val="0"/>
          <w:bCs w:val="0"/>
          <w:i w:val="0"/>
          <w:iCs w:val="0"/>
          <w:caps w:val="0"/>
          <w:color w:val="0F1115"/>
          <w:spacing w:val="0"/>
          <w:sz w:val="18"/>
          <w:szCs w:val="18"/>
          <w:shd w:val="clear" w:fill="FFFFFF"/>
          <w:lang w:val="en-US" w:eastAsia="zh-CN"/>
        </w:rPr>
        <w:t>5.3 因供应商原因导致缺货、无法发货、延迟交付、与订单不符的</w:t>
      </w:r>
      <w:r>
        <w:rPr>
          <w:rFonts w:hint="eastAsia" w:ascii="微软雅黑" w:hAnsi="微软雅黑" w:eastAsia="微软雅黑" w:cs="微软雅黑"/>
          <w:color w:val="0F1115"/>
          <w:sz w:val="18"/>
          <w:szCs w:val="18"/>
          <w:shd w:val="clear" w:fill="FFFFFF"/>
          <w:lang w:val="en-US" w:eastAsia="zh-CN"/>
        </w:rPr>
        <w:t>，采购人可以无损取消订单：</w:t>
      </w:r>
    </w:p>
    <w:p w14:paraId="37CA144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firstLine="42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（1）因</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供应商库存信息不准确导致下单后出现缺货情况的；</w:t>
      </w:r>
    </w:p>
    <w:p w14:paraId="1551E8D3">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firstLine="42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（2）因供应商操作失误导致商品价格标示错误导致无法售卖的；</w:t>
      </w:r>
    </w:p>
    <w:p w14:paraId="5EB6785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ab/>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（3）供应商发现商品有瑕疵，或因自然灾害等不可抗力形成无法发货的情况。</w:t>
      </w:r>
    </w:p>
    <w:p w14:paraId="45FD8E7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5.4 阳光优采平台按月度统计供应商履约数据，对于履约表现不达标的供应商会发送通知，供应商需要在接到平台通知后三个工作日内邮件反馈整改计划并在下月提升订单履约数据。</w:t>
      </w:r>
    </w:p>
    <w:p w14:paraId="7B38660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5.5 对于连续两个月履约数据异常的供应商，平台有权对其做出下架商品、扣除保证金等处罚行为。</w:t>
      </w:r>
    </w:p>
    <w:p w14:paraId="31C00F1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default" w:ascii="Segoe UI" w:hAnsi="Segoe UI" w:eastAsia="Segoe UI" w:cs="Segoe UI"/>
          <w:i w:val="0"/>
          <w:iCs w:val="0"/>
          <w:caps w:val="0"/>
          <w:color w:val="0F1115"/>
          <w:spacing w:val="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3FE54A9">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六</w:t>
      </w:r>
      <w:r>
        <w:rPr>
          <w:rFonts w:hint="eastAsia" w:ascii="微软雅黑" w:hAnsi="微软雅黑" w:eastAsia="微软雅黑" w:cs="微软雅黑"/>
          <w:b/>
          <w:bCs/>
          <w:caps w:val="0"/>
          <w:color w:val="0F1115"/>
          <w:spacing w:val="0"/>
          <w:sz w:val="22"/>
          <w:szCs w:val="22"/>
          <w:shd w:val="clear" w:fill="FFFFFF"/>
        </w:rPr>
        <w:t>章 退换货与</w:t>
      </w:r>
      <w:r>
        <w:rPr>
          <w:rFonts w:hint="eastAsia" w:ascii="微软雅黑" w:hAnsi="微软雅黑" w:eastAsia="微软雅黑" w:cs="微软雅黑"/>
          <w:b/>
          <w:bCs/>
          <w:caps w:val="0"/>
          <w:color w:val="0F1115"/>
          <w:spacing w:val="0"/>
          <w:sz w:val="22"/>
          <w:szCs w:val="22"/>
          <w:shd w:val="clear" w:fill="FFFFFF"/>
          <w:lang w:val="en-US" w:eastAsia="zh-CN"/>
        </w:rPr>
        <w:t>售后服务</w:t>
      </w:r>
    </w:p>
    <w:p w14:paraId="0BB5C80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ins w:id="0" w:author="城外飞雪丶" w:date="2026-05-21T16:30:43Z"/>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 供应商应建立规范售后服务机制，在</w:t>
      </w:r>
      <w:r>
        <w:rPr>
          <w:rFonts w:hint="eastAsia" w:ascii="微软雅黑" w:hAnsi="微软雅黑" w:eastAsia="微软雅黑" w:cs="微软雅黑"/>
          <w:i w:val="0"/>
          <w:iCs w:val="0"/>
          <w:caps w:val="0"/>
          <w:color w:val="auto"/>
          <w:spacing w:val="0"/>
          <w:sz w:val="18"/>
          <w:szCs w:val="18"/>
          <w:shd w:val="clear" w:fill="auto"/>
        </w:rPr>
        <w:t>24小时内</w:t>
      </w:r>
      <w:r>
        <w:rPr>
          <w:rFonts w:hint="eastAsia" w:ascii="微软雅黑" w:hAnsi="微软雅黑" w:eastAsia="微软雅黑" w:cs="微软雅黑"/>
          <w:i w:val="0"/>
          <w:iCs w:val="0"/>
          <w:caps w:val="0"/>
          <w:color w:val="0F1115"/>
          <w:spacing w:val="0"/>
          <w:sz w:val="18"/>
          <w:szCs w:val="18"/>
          <w:shd w:val="clear" w:fill="FFFFFF"/>
        </w:rPr>
        <w:t>响应售后申请，按规则处理退换货、维修、补发等诉求。</w:t>
      </w:r>
    </w:p>
    <w:p w14:paraId="04ACC3B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ins w:id="1" w:author="城外飞雪丶" w:date="2026-05-21T16:32:41Z"/>
          <w:rFonts w:hint="eastAsia" w:ascii="微软雅黑" w:hAnsi="微软雅黑" w:eastAsia="微软雅黑" w:cs="微软雅黑"/>
          <w:i w:val="0"/>
          <w:iCs w:val="0"/>
          <w:caps w:val="0"/>
          <w:color w:val="0F1115"/>
          <w:spacing w:val="0"/>
          <w:sz w:val="18"/>
          <w:szCs w:val="18"/>
          <w:shd w:val="clear" w:fill="FFFFFF"/>
          <w:lang w:val="en-US" w:eastAsia="zh-CN"/>
        </w:rPr>
      </w:pPr>
      <w:ins w:id="2" w:author="城外飞雪丶" w:date="2026-05-21T16:30:44Z">
        <w:r>
          <w:rPr>
            <w:rFonts w:hint="eastAsia" w:ascii="微软雅黑" w:hAnsi="微软雅黑" w:eastAsia="微软雅黑" w:cs="微软雅黑"/>
            <w:i w:val="0"/>
            <w:iCs w:val="0"/>
            <w:caps w:val="0"/>
            <w:color w:val="0F1115"/>
            <w:spacing w:val="0"/>
            <w:sz w:val="18"/>
            <w:szCs w:val="18"/>
            <w:shd w:val="clear" w:fill="FFFFFF"/>
            <w:lang w:val="en-US" w:eastAsia="zh-CN"/>
          </w:rPr>
          <w:t>6</w:t>
        </w:r>
      </w:ins>
      <w:ins w:id="3" w:author="城外飞雪丶" w:date="2026-05-21T16:30:45Z">
        <w:r>
          <w:rPr>
            <w:rFonts w:hint="eastAsia" w:ascii="微软雅黑" w:hAnsi="微软雅黑" w:eastAsia="微软雅黑" w:cs="微软雅黑"/>
            <w:i w:val="0"/>
            <w:iCs w:val="0"/>
            <w:caps w:val="0"/>
            <w:color w:val="0F1115"/>
            <w:spacing w:val="0"/>
            <w:sz w:val="18"/>
            <w:szCs w:val="18"/>
            <w:shd w:val="clear" w:fill="FFFFFF"/>
            <w:lang w:val="en-US" w:eastAsia="zh-CN"/>
          </w:rPr>
          <w:t>.2</w:t>
        </w:r>
      </w:ins>
      <w:ins w:id="4" w:author="城外飞雪丶" w:date="2026-05-21T16:30:47Z">
        <w:r>
          <w:rPr>
            <w:rFonts w:hint="eastAsia" w:ascii="微软雅黑" w:hAnsi="微软雅黑" w:eastAsia="微软雅黑" w:cs="微软雅黑"/>
            <w:i w:val="0"/>
            <w:iCs w:val="0"/>
            <w:caps w:val="0"/>
            <w:color w:val="0F1115"/>
            <w:spacing w:val="0"/>
            <w:sz w:val="18"/>
            <w:szCs w:val="18"/>
            <w:shd w:val="clear" w:fill="FFFFFF"/>
            <w:lang w:val="en-US" w:eastAsia="zh-CN"/>
          </w:rPr>
          <w:t xml:space="preserve"> </w:t>
        </w:r>
      </w:ins>
      <w:ins w:id="5" w:author="城外飞雪丶" w:date="2026-05-21T16:31:33Z">
        <w:r>
          <w:rPr>
            <w:rFonts w:hint="eastAsia" w:ascii="微软雅黑" w:hAnsi="微软雅黑" w:eastAsia="微软雅黑" w:cs="微软雅黑"/>
            <w:i w:val="0"/>
            <w:iCs w:val="0"/>
            <w:caps w:val="0"/>
            <w:color w:val="0F1115"/>
            <w:spacing w:val="0"/>
            <w:sz w:val="18"/>
            <w:szCs w:val="18"/>
            <w:shd w:val="clear" w:fill="FFFFFF"/>
            <w:lang w:val="en-US" w:eastAsia="zh-CN"/>
          </w:rPr>
          <w:t>采购人</w:t>
        </w:r>
      </w:ins>
      <w:ins w:id="6" w:author="城外飞雪丶" w:date="2026-05-21T16:31:36Z">
        <w:r>
          <w:rPr>
            <w:rFonts w:hint="eastAsia" w:ascii="微软雅黑" w:hAnsi="微软雅黑" w:eastAsia="微软雅黑" w:cs="微软雅黑"/>
            <w:i w:val="0"/>
            <w:iCs w:val="0"/>
            <w:caps w:val="0"/>
            <w:color w:val="0F1115"/>
            <w:spacing w:val="0"/>
            <w:sz w:val="18"/>
            <w:szCs w:val="18"/>
            <w:shd w:val="clear" w:fill="FFFFFF"/>
            <w:lang w:val="en-US" w:eastAsia="zh-CN"/>
          </w:rPr>
          <w:t>申请</w:t>
        </w:r>
      </w:ins>
      <w:ins w:id="7" w:author="城外飞雪丶" w:date="2026-05-21T16:31:40Z">
        <w:r>
          <w:rPr>
            <w:rFonts w:hint="eastAsia" w:ascii="微软雅黑" w:hAnsi="微软雅黑" w:eastAsia="微软雅黑" w:cs="微软雅黑"/>
            <w:i w:val="0"/>
            <w:iCs w:val="0"/>
            <w:caps w:val="0"/>
            <w:color w:val="0F1115"/>
            <w:spacing w:val="0"/>
            <w:sz w:val="18"/>
            <w:szCs w:val="18"/>
            <w:shd w:val="clear" w:fill="FFFFFF"/>
            <w:lang w:val="en-US" w:eastAsia="zh-CN"/>
          </w:rPr>
          <w:t>退换货时，</w:t>
        </w:r>
      </w:ins>
      <w:ins w:id="8" w:author="城外飞雪丶" w:date="2026-05-21T16:31:41Z">
        <w:r>
          <w:rPr>
            <w:rFonts w:hint="eastAsia" w:ascii="微软雅黑" w:hAnsi="微软雅黑" w:eastAsia="微软雅黑" w:cs="微软雅黑"/>
            <w:i w:val="0"/>
            <w:iCs w:val="0"/>
            <w:caps w:val="0"/>
            <w:color w:val="0F1115"/>
            <w:spacing w:val="0"/>
            <w:sz w:val="18"/>
            <w:szCs w:val="18"/>
            <w:shd w:val="clear" w:fill="FFFFFF"/>
            <w:lang w:val="en-US" w:eastAsia="zh-CN"/>
          </w:rPr>
          <w:t>如</w:t>
        </w:r>
      </w:ins>
      <w:ins w:id="9" w:author="城外飞雪丶" w:date="2026-05-21T16:31:43Z">
        <w:r>
          <w:rPr>
            <w:rFonts w:hint="eastAsia" w:ascii="微软雅黑" w:hAnsi="微软雅黑" w:eastAsia="微软雅黑" w:cs="微软雅黑"/>
            <w:i w:val="0"/>
            <w:iCs w:val="0"/>
            <w:caps w:val="0"/>
            <w:color w:val="0F1115"/>
            <w:spacing w:val="0"/>
            <w:sz w:val="18"/>
            <w:szCs w:val="18"/>
            <w:shd w:val="clear" w:fill="FFFFFF"/>
            <w:lang w:val="en-US" w:eastAsia="zh-CN"/>
          </w:rPr>
          <w:t>原因为</w:t>
        </w:r>
      </w:ins>
      <w:ins w:id="10" w:author="城外飞雪丶" w:date="2026-05-21T16:31:57Z">
        <w:r>
          <w:rPr>
            <w:rFonts w:hint="eastAsia" w:ascii="微软雅黑" w:hAnsi="微软雅黑" w:eastAsia="微软雅黑" w:cs="微软雅黑"/>
            <w:i w:val="0"/>
            <w:iCs w:val="0"/>
            <w:caps w:val="0"/>
            <w:color w:val="0F1115"/>
            <w:spacing w:val="0"/>
            <w:sz w:val="18"/>
            <w:szCs w:val="18"/>
            <w:shd w:val="clear" w:fill="FFFFFF"/>
            <w:lang w:val="en-US" w:eastAsia="zh-CN"/>
          </w:rPr>
          <w:t>个人原因、拍错、无理由、需求变更</w:t>
        </w:r>
      </w:ins>
      <w:ins w:id="11" w:author="城外飞雪丶" w:date="2026-05-21T16:31:58Z">
        <w:r>
          <w:rPr>
            <w:rFonts w:hint="eastAsia" w:ascii="微软雅黑" w:hAnsi="微软雅黑" w:eastAsia="微软雅黑" w:cs="微软雅黑"/>
            <w:i w:val="0"/>
            <w:iCs w:val="0"/>
            <w:caps w:val="0"/>
            <w:color w:val="0F1115"/>
            <w:spacing w:val="0"/>
            <w:sz w:val="18"/>
            <w:szCs w:val="18"/>
            <w:shd w:val="clear" w:fill="FFFFFF"/>
            <w:lang w:val="en-US" w:eastAsia="zh-CN"/>
          </w:rPr>
          <w:t>等</w:t>
        </w:r>
      </w:ins>
      <w:ins w:id="12" w:author="城外飞雪丶" w:date="2026-05-21T16:31:59Z">
        <w:r>
          <w:rPr>
            <w:rFonts w:hint="eastAsia" w:ascii="微软雅黑" w:hAnsi="微软雅黑" w:eastAsia="微软雅黑" w:cs="微软雅黑"/>
            <w:i w:val="0"/>
            <w:iCs w:val="0"/>
            <w:caps w:val="0"/>
            <w:color w:val="0F1115"/>
            <w:spacing w:val="0"/>
            <w:sz w:val="18"/>
            <w:szCs w:val="18"/>
            <w:shd w:val="clear" w:fill="FFFFFF"/>
            <w:lang w:val="en-US" w:eastAsia="zh-CN"/>
          </w:rPr>
          <w:t>，</w:t>
        </w:r>
      </w:ins>
      <w:ins w:id="13" w:author="城外飞雪丶" w:date="2026-05-21T16:32:00Z">
        <w:r>
          <w:rPr>
            <w:rFonts w:hint="eastAsia" w:ascii="微软雅黑" w:hAnsi="微软雅黑" w:eastAsia="微软雅黑" w:cs="微软雅黑"/>
            <w:i w:val="0"/>
            <w:iCs w:val="0"/>
            <w:caps w:val="0"/>
            <w:color w:val="0F1115"/>
            <w:spacing w:val="0"/>
            <w:sz w:val="18"/>
            <w:szCs w:val="18"/>
            <w:shd w:val="clear" w:fill="FFFFFF"/>
            <w:lang w:val="en-US" w:eastAsia="zh-CN"/>
          </w:rPr>
          <w:t>则</w:t>
        </w:r>
      </w:ins>
      <w:ins w:id="14" w:author="城外飞雪丶" w:date="2026-05-21T16:32:29Z">
        <w:r>
          <w:rPr>
            <w:rFonts w:hint="eastAsia" w:ascii="微软雅黑" w:hAnsi="微软雅黑" w:eastAsia="微软雅黑" w:cs="微软雅黑"/>
            <w:i w:val="0"/>
            <w:iCs w:val="0"/>
            <w:caps w:val="0"/>
            <w:color w:val="0F1115"/>
            <w:spacing w:val="0"/>
            <w:sz w:val="18"/>
            <w:szCs w:val="18"/>
            <w:shd w:val="clear" w:fill="FFFFFF"/>
            <w:lang w:val="en-US" w:eastAsia="zh-CN"/>
          </w:rPr>
          <w:t>订单</w:t>
        </w:r>
      </w:ins>
      <w:ins w:id="15" w:author="城外飞雪丶" w:date="2026-05-21T16:32:31Z">
        <w:r>
          <w:rPr>
            <w:rFonts w:hint="eastAsia" w:ascii="微软雅黑" w:hAnsi="微软雅黑" w:eastAsia="微软雅黑" w:cs="微软雅黑"/>
            <w:i w:val="0"/>
            <w:iCs w:val="0"/>
            <w:caps w:val="0"/>
            <w:color w:val="0F1115"/>
            <w:spacing w:val="0"/>
            <w:sz w:val="18"/>
            <w:szCs w:val="18"/>
            <w:shd w:val="clear" w:fill="FFFFFF"/>
            <w:lang w:val="en-US" w:eastAsia="zh-CN"/>
          </w:rPr>
          <w:t>退换货</w:t>
        </w:r>
      </w:ins>
      <w:ins w:id="16" w:author="城外飞雪丶" w:date="2026-05-21T16:32:32Z">
        <w:r>
          <w:rPr>
            <w:rFonts w:hint="eastAsia" w:ascii="微软雅黑" w:hAnsi="微软雅黑" w:eastAsia="微软雅黑" w:cs="微软雅黑"/>
            <w:i w:val="0"/>
            <w:iCs w:val="0"/>
            <w:caps w:val="0"/>
            <w:color w:val="0F1115"/>
            <w:spacing w:val="0"/>
            <w:sz w:val="18"/>
            <w:szCs w:val="18"/>
            <w:shd w:val="clear" w:fill="FFFFFF"/>
            <w:lang w:val="en-US" w:eastAsia="zh-CN"/>
          </w:rPr>
          <w:t>产生</w:t>
        </w:r>
      </w:ins>
      <w:ins w:id="17" w:author="城外飞雪丶" w:date="2026-05-21T16:32:33Z">
        <w:r>
          <w:rPr>
            <w:rFonts w:hint="eastAsia" w:ascii="微软雅黑" w:hAnsi="微软雅黑" w:eastAsia="微软雅黑" w:cs="微软雅黑"/>
            <w:i w:val="0"/>
            <w:iCs w:val="0"/>
            <w:caps w:val="0"/>
            <w:color w:val="0F1115"/>
            <w:spacing w:val="0"/>
            <w:sz w:val="18"/>
            <w:szCs w:val="18"/>
            <w:shd w:val="clear" w:fill="FFFFFF"/>
            <w:lang w:val="en-US" w:eastAsia="zh-CN"/>
          </w:rPr>
          <w:t>的</w:t>
        </w:r>
      </w:ins>
      <w:ins w:id="18" w:author="城外飞雪丶" w:date="2026-05-21T16:32:34Z">
        <w:r>
          <w:rPr>
            <w:rFonts w:hint="eastAsia" w:ascii="微软雅黑" w:hAnsi="微软雅黑" w:eastAsia="微软雅黑" w:cs="微软雅黑"/>
            <w:i w:val="0"/>
            <w:iCs w:val="0"/>
            <w:caps w:val="0"/>
            <w:color w:val="0F1115"/>
            <w:spacing w:val="0"/>
            <w:sz w:val="18"/>
            <w:szCs w:val="18"/>
            <w:shd w:val="clear" w:fill="FFFFFF"/>
            <w:lang w:val="en-US" w:eastAsia="zh-CN"/>
          </w:rPr>
          <w:t>运费</w:t>
        </w:r>
      </w:ins>
      <w:ins w:id="19" w:author="城外飞雪丶" w:date="2026-05-21T16:32:35Z">
        <w:r>
          <w:rPr>
            <w:rFonts w:hint="eastAsia" w:ascii="微软雅黑" w:hAnsi="微软雅黑" w:eastAsia="微软雅黑" w:cs="微软雅黑"/>
            <w:i w:val="0"/>
            <w:iCs w:val="0"/>
            <w:caps w:val="0"/>
            <w:color w:val="0F1115"/>
            <w:spacing w:val="0"/>
            <w:sz w:val="18"/>
            <w:szCs w:val="18"/>
            <w:shd w:val="clear" w:fill="FFFFFF"/>
            <w:lang w:val="en-US" w:eastAsia="zh-CN"/>
          </w:rPr>
          <w:t>由</w:t>
        </w:r>
      </w:ins>
      <w:ins w:id="20" w:author="城外飞雪丶" w:date="2026-05-21T16:32:37Z">
        <w:r>
          <w:rPr>
            <w:rFonts w:hint="eastAsia" w:ascii="微软雅黑" w:hAnsi="微软雅黑" w:eastAsia="微软雅黑" w:cs="微软雅黑"/>
            <w:i w:val="0"/>
            <w:iCs w:val="0"/>
            <w:caps w:val="0"/>
            <w:color w:val="0F1115"/>
            <w:spacing w:val="0"/>
            <w:sz w:val="18"/>
            <w:szCs w:val="18"/>
            <w:shd w:val="clear" w:fill="FFFFFF"/>
            <w:lang w:val="en-US" w:eastAsia="zh-CN"/>
          </w:rPr>
          <w:t>采购人</w:t>
        </w:r>
      </w:ins>
      <w:ins w:id="21" w:author="城外飞雪丶" w:date="2026-05-21T16:32:38Z">
        <w:r>
          <w:rPr>
            <w:rFonts w:hint="eastAsia" w:ascii="微软雅黑" w:hAnsi="微软雅黑" w:eastAsia="微软雅黑" w:cs="微软雅黑"/>
            <w:i w:val="0"/>
            <w:iCs w:val="0"/>
            <w:caps w:val="0"/>
            <w:color w:val="0F1115"/>
            <w:spacing w:val="0"/>
            <w:sz w:val="18"/>
            <w:szCs w:val="18"/>
            <w:shd w:val="clear" w:fill="FFFFFF"/>
            <w:lang w:val="en-US" w:eastAsia="zh-CN"/>
          </w:rPr>
          <w:t>自行</w:t>
        </w:r>
      </w:ins>
      <w:ins w:id="22" w:author="城外飞雪丶" w:date="2026-05-21T16:32:40Z">
        <w:r>
          <w:rPr>
            <w:rFonts w:hint="eastAsia" w:ascii="微软雅黑" w:hAnsi="微软雅黑" w:eastAsia="微软雅黑" w:cs="微软雅黑"/>
            <w:i w:val="0"/>
            <w:iCs w:val="0"/>
            <w:caps w:val="0"/>
            <w:color w:val="0F1115"/>
            <w:spacing w:val="0"/>
            <w:sz w:val="18"/>
            <w:szCs w:val="18"/>
            <w:shd w:val="clear" w:fill="FFFFFF"/>
            <w:lang w:val="en-US" w:eastAsia="zh-CN"/>
          </w:rPr>
          <w:t>承担；</w:t>
        </w:r>
      </w:ins>
    </w:p>
    <w:p w14:paraId="418F356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default" w:ascii="微软雅黑" w:hAnsi="微软雅黑" w:eastAsia="微软雅黑" w:cs="微软雅黑"/>
          <w:i w:val="0"/>
          <w:iCs w:val="0"/>
          <w:caps w:val="0"/>
          <w:color w:val="0F1115"/>
          <w:spacing w:val="0"/>
          <w:sz w:val="18"/>
          <w:szCs w:val="18"/>
          <w:shd w:val="clear" w:fill="FFFFFF"/>
          <w:lang w:val="en-US" w:eastAsia="zh-CN"/>
        </w:rPr>
      </w:pPr>
      <w:ins w:id="23" w:author="城外飞雪丶" w:date="2026-05-21T16:32:42Z">
        <w:r>
          <w:rPr>
            <w:rFonts w:hint="eastAsia" w:ascii="微软雅黑" w:hAnsi="微软雅黑" w:eastAsia="微软雅黑" w:cs="微软雅黑"/>
            <w:i w:val="0"/>
            <w:iCs w:val="0"/>
            <w:caps w:val="0"/>
            <w:color w:val="0F1115"/>
            <w:spacing w:val="0"/>
            <w:sz w:val="18"/>
            <w:szCs w:val="18"/>
            <w:shd w:val="clear" w:fill="FFFFFF"/>
            <w:lang w:val="en-US" w:eastAsia="zh-CN"/>
          </w:rPr>
          <w:t>6.</w:t>
        </w:r>
      </w:ins>
      <w:ins w:id="24" w:author="城外飞雪丶" w:date="2026-05-21T16:32:43Z">
        <w:r>
          <w:rPr>
            <w:rFonts w:hint="eastAsia" w:ascii="微软雅黑" w:hAnsi="微软雅黑" w:eastAsia="微软雅黑" w:cs="微软雅黑"/>
            <w:i w:val="0"/>
            <w:iCs w:val="0"/>
            <w:caps w:val="0"/>
            <w:color w:val="0F1115"/>
            <w:spacing w:val="0"/>
            <w:sz w:val="18"/>
            <w:szCs w:val="18"/>
            <w:shd w:val="clear" w:fill="FFFFFF"/>
            <w:lang w:val="en-US" w:eastAsia="zh-CN"/>
          </w:rPr>
          <w:t>3</w:t>
        </w:r>
      </w:ins>
      <w:ins w:id="25" w:author="城外飞雪丶" w:date="2026-05-21T16:32:44Z">
        <w:r>
          <w:rPr>
            <w:rFonts w:hint="eastAsia" w:ascii="微软雅黑" w:hAnsi="微软雅黑" w:eastAsia="微软雅黑" w:cs="微软雅黑"/>
            <w:i w:val="0"/>
            <w:iCs w:val="0"/>
            <w:caps w:val="0"/>
            <w:color w:val="0F1115"/>
            <w:spacing w:val="0"/>
            <w:sz w:val="18"/>
            <w:szCs w:val="18"/>
            <w:shd w:val="clear" w:fill="FFFFFF"/>
            <w:lang w:val="en-US" w:eastAsia="zh-CN"/>
          </w:rPr>
          <w:t xml:space="preserve"> </w:t>
        </w:r>
      </w:ins>
      <w:ins w:id="26" w:author="城外飞雪丶" w:date="2026-05-21T16:32:46Z">
        <w:r>
          <w:rPr>
            <w:rFonts w:hint="eastAsia" w:ascii="微软雅黑" w:hAnsi="微软雅黑" w:eastAsia="微软雅黑" w:cs="微软雅黑"/>
            <w:i w:val="0"/>
            <w:iCs w:val="0"/>
            <w:caps w:val="0"/>
            <w:color w:val="0F1115"/>
            <w:spacing w:val="0"/>
            <w:sz w:val="18"/>
            <w:szCs w:val="18"/>
            <w:shd w:val="clear" w:fill="FFFFFF"/>
            <w:lang w:val="en-US" w:eastAsia="zh-CN"/>
          </w:rPr>
          <w:t>采购人</w:t>
        </w:r>
      </w:ins>
      <w:ins w:id="27" w:author="城外飞雪丶" w:date="2026-05-21T16:32:47Z">
        <w:r>
          <w:rPr>
            <w:rFonts w:hint="eastAsia" w:ascii="微软雅黑" w:hAnsi="微软雅黑" w:eastAsia="微软雅黑" w:cs="微软雅黑"/>
            <w:i w:val="0"/>
            <w:iCs w:val="0"/>
            <w:caps w:val="0"/>
            <w:color w:val="0F1115"/>
            <w:spacing w:val="0"/>
            <w:sz w:val="18"/>
            <w:szCs w:val="18"/>
            <w:shd w:val="clear" w:fill="FFFFFF"/>
            <w:lang w:val="en-US" w:eastAsia="zh-CN"/>
          </w:rPr>
          <w:t>申请</w:t>
        </w:r>
      </w:ins>
      <w:ins w:id="28" w:author="城外飞雪丶" w:date="2026-05-21T16:32:50Z">
        <w:r>
          <w:rPr>
            <w:rFonts w:hint="eastAsia" w:ascii="微软雅黑" w:hAnsi="微软雅黑" w:eastAsia="微软雅黑" w:cs="微软雅黑"/>
            <w:i w:val="0"/>
            <w:iCs w:val="0"/>
            <w:caps w:val="0"/>
            <w:color w:val="0F1115"/>
            <w:spacing w:val="0"/>
            <w:sz w:val="18"/>
            <w:szCs w:val="18"/>
            <w:shd w:val="clear" w:fill="FFFFFF"/>
            <w:lang w:val="en-US" w:eastAsia="zh-CN"/>
          </w:rPr>
          <w:t>退换货时，</w:t>
        </w:r>
      </w:ins>
      <w:ins w:id="29" w:author="城外飞雪丶" w:date="2026-05-21T16:32:51Z">
        <w:r>
          <w:rPr>
            <w:rFonts w:hint="eastAsia" w:ascii="微软雅黑" w:hAnsi="微软雅黑" w:eastAsia="微软雅黑" w:cs="微软雅黑"/>
            <w:i w:val="0"/>
            <w:iCs w:val="0"/>
            <w:caps w:val="0"/>
            <w:color w:val="0F1115"/>
            <w:spacing w:val="0"/>
            <w:sz w:val="18"/>
            <w:szCs w:val="18"/>
            <w:shd w:val="clear" w:fill="FFFFFF"/>
            <w:lang w:val="en-US" w:eastAsia="zh-CN"/>
          </w:rPr>
          <w:t>如</w:t>
        </w:r>
      </w:ins>
      <w:ins w:id="30" w:author="城外飞雪丶" w:date="2026-05-21T16:32:52Z">
        <w:r>
          <w:rPr>
            <w:rFonts w:hint="eastAsia" w:ascii="微软雅黑" w:hAnsi="微软雅黑" w:eastAsia="微软雅黑" w:cs="微软雅黑"/>
            <w:i w:val="0"/>
            <w:iCs w:val="0"/>
            <w:caps w:val="0"/>
            <w:color w:val="0F1115"/>
            <w:spacing w:val="0"/>
            <w:sz w:val="18"/>
            <w:szCs w:val="18"/>
            <w:shd w:val="clear" w:fill="FFFFFF"/>
            <w:lang w:val="en-US" w:eastAsia="zh-CN"/>
          </w:rPr>
          <w:t>原因为</w:t>
        </w:r>
      </w:ins>
      <w:ins w:id="31" w:author="城外飞雪丶" w:date="2026-05-21T16:33:02Z">
        <w:r>
          <w:rPr>
            <w:rFonts w:hint="eastAsia" w:ascii="微软雅黑" w:hAnsi="微软雅黑" w:eastAsia="微软雅黑" w:cs="微软雅黑"/>
            <w:i w:val="0"/>
            <w:iCs w:val="0"/>
            <w:caps w:val="0"/>
            <w:color w:val="0F1115"/>
            <w:spacing w:val="0"/>
            <w:sz w:val="18"/>
            <w:szCs w:val="18"/>
            <w:shd w:val="clear" w:fill="FFFFFF"/>
            <w:lang w:val="en-US" w:eastAsia="zh-CN"/>
          </w:rPr>
          <w:t>质量问题、发错货、少发、破损、描述不符、过期</w:t>
        </w:r>
      </w:ins>
      <w:ins w:id="32" w:author="城外飞雪丶" w:date="2026-05-21T16:33:04Z">
        <w:r>
          <w:rPr>
            <w:rFonts w:hint="eastAsia" w:ascii="微软雅黑" w:hAnsi="微软雅黑" w:eastAsia="微软雅黑" w:cs="微软雅黑"/>
            <w:i w:val="0"/>
            <w:iCs w:val="0"/>
            <w:caps w:val="0"/>
            <w:color w:val="0F1115"/>
            <w:spacing w:val="0"/>
            <w:sz w:val="18"/>
            <w:szCs w:val="18"/>
            <w:shd w:val="clear" w:fill="FFFFFF"/>
            <w:lang w:val="en-US" w:eastAsia="zh-CN"/>
          </w:rPr>
          <w:t>等</w:t>
        </w:r>
      </w:ins>
      <w:ins w:id="33" w:author="城外飞雪丶" w:date="2026-05-21T16:33:07Z">
        <w:r>
          <w:rPr>
            <w:rFonts w:hint="eastAsia" w:ascii="微软雅黑" w:hAnsi="微软雅黑" w:eastAsia="微软雅黑" w:cs="微软雅黑"/>
            <w:i w:val="0"/>
            <w:iCs w:val="0"/>
            <w:caps w:val="0"/>
            <w:color w:val="0F1115"/>
            <w:spacing w:val="0"/>
            <w:sz w:val="18"/>
            <w:szCs w:val="18"/>
            <w:shd w:val="clear" w:fill="FFFFFF"/>
            <w:lang w:val="en-US" w:eastAsia="zh-CN"/>
          </w:rPr>
          <w:t>，</w:t>
        </w:r>
      </w:ins>
      <w:ins w:id="34" w:author="城外飞雪丶" w:date="2026-05-21T16:33:10Z">
        <w:r>
          <w:rPr>
            <w:rFonts w:hint="eastAsia" w:ascii="微软雅黑" w:hAnsi="微软雅黑" w:eastAsia="微软雅黑" w:cs="微软雅黑"/>
            <w:i w:val="0"/>
            <w:iCs w:val="0"/>
            <w:caps w:val="0"/>
            <w:color w:val="0F1115"/>
            <w:spacing w:val="0"/>
            <w:sz w:val="18"/>
            <w:szCs w:val="18"/>
            <w:shd w:val="clear" w:fill="FFFFFF"/>
            <w:lang w:val="en-US" w:eastAsia="zh-CN"/>
          </w:rPr>
          <w:t>则</w:t>
        </w:r>
      </w:ins>
      <w:ins w:id="35" w:author="城外飞雪丶" w:date="2026-05-21T16:33:11Z">
        <w:r>
          <w:rPr>
            <w:rFonts w:hint="eastAsia" w:ascii="微软雅黑" w:hAnsi="微软雅黑" w:eastAsia="微软雅黑" w:cs="微软雅黑"/>
            <w:i w:val="0"/>
            <w:iCs w:val="0"/>
            <w:caps w:val="0"/>
            <w:color w:val="0F1115"/>
            <w:spacing w:val="0"/>
            <w:sz w:val="18"/>
            <w:szCs w:val="18"/>
            <w:shd w:val="clear" w:fill="FFFFFF"/>
            <w:lang w:val="en-US" w:eastAsia="zh-CN"/>
          </w:rPr>
          <w:t>订单</w:t>
        </w:r>
      </w:ins>
      <w:ins w:id="36" w:author="城外飞雪丶" w:date="2026-05-21T16:33:15Z">
        <w:r>
          <w:rPr>
            <w:rFonts w:hint="eastAsia" w:ascii="微软雅黑" w:hAnsi="微软雅黑" w:eastAsia="微软雅黑" w:cs="微软雅黑"/>
            <w:i w:val="0"/>
            <w:iCs w:val="0"/>
            <w:caps w:val="0"/>
            <w:color w:val="0F1115"/>
            <w:spacing w:val="0"/>
            <w:sz w:val="18"/>
            <w:szCs w:val="18"/>
            <w:shd w:val="clear" w:fill="FFFFFF"/>
            <w:lang w:val="en-US" w:eastAsia="zh-CN"/>
          </w:rPr>
          <w:t>退换货</w:t>
        </w:r>
      </w:ins>
      <w:ins w:id="37" w:author="城外飞雪丶" w:date="2026-05-21T16:33:16Z">
        <w:r>
          <w:rPr>
            <w:rFonts w:hint="eastAsia" w:ascii="微软雅黑" w:hAnsi="微软雅黑" w:eastAsia="微软雅黑" w:cs="微软雅黑"/>
            <w:i w:val="0"/>
            <w:iCs w:val="0"/>
            <w:caps w:val="0"/>
            <w:color w:val="0F1115"/>
            <w:spacing w:val="0"/>
            <w:sz w:val="18"/>
            <w:szCs w:val="18"/>
            <w:shd w:val="clear" w:fill="FFFFFF"/>
            <w:lang w:val="en-US" w:eastAsia="zh-CN"/>
          </w:rPr>
          <w:t>产生</w:t>
        </w:r>
      </w:ins>
      <w:ins w:id="38" w:author="城外飞雪丶" w:date="2026-05-21T16:33:17Z">
        <w:r>
          <w:rPr>
            <w:rFonts w:hint="eastAsia" w:ascii="微软雅黑" w:hAnsi="微软雅黑" w:eastAsia="微软雅黑" w:cs="微软雅黑"/>
            <w:i w:val="0"/>
            <w:iCs w:val="0"/>
            <w:caps w:val="0"/>
            <w:color w:val="0F1115"/>
            <w:spacing w:val="0"/>
            <w:sz w:val="18"/>
            <w:szCs w:val="18"/>
            <w:shd w:val="clear" w:fill="FFFFFF"/>
            <w:lang w:val="en-US" w:eastAsia="zh-CN"/>
          </w:rPr>
          <w:t>的</w:t>
        </w:r>
      </w:ins>
      <w:ins w:id="39" w:author="城外飞雪丶" w:date="2026-05-21T16:33:18Z">
        <w:r>
          <w:rPr>
            <w:rFonts w:hint="eastAsia" w:ascii="微软雅黑" w:hAnsi="微软雅黑" w:eastAsia="微软雅黑" w:cs="微软雅黑"/>
            <w:i w:val="0"/>
            <w:iCs w:val="0"/>
            <w:caps w:val="0"/>
            <w:color w:val="0F1115"/>
            <w:spacing w:val="0"/>
            <w:sz w:val="18"/>
            <w:szCs w:val="18"/>
            <w:shd w:val="clear" w:fill="FFFFFF"/>
            <w:lang w:val="en-US" w:eastAsia="zh-CN"/>
          </w:rPr>
          <w:t>运费</w:t>
        </w:r>
      </w:ins>
      <w:ins w:id="40" w:author="城外飞雪丶" w:date="2026-05-21T16:33:20Z">
        <w:r>
          <w:rPr>
            <w:rFonts w:hint="eastAsia" w:ascii="微软雅黑" w:hAnsi="微软雅黑" w:eastAsia="微软雅黑" w:cs="微软雅黑"/>
            <w:i w:val="0"/>
            <w:iCs w:val="0"/>
            <w:caps w:val="0"/>
            <w:color w:val="0F1115"/>
            <w:spacing w:val="0"/>
            <w:sz w:val="18"/>
            <w:szCs w:val="18"/>
            <w:shd w:val="clear" w:fill="FFFFFF"/>
            <w:lang w:val="en-US" w:eastAsia="zh-CN"/>
          </w:rPr>
          <w:t>由</w:t>
        </w:r>
      </w:ins>
      <w:ins w:id="41" w:author="城外飞雪丶" w:date="2026-05-21T16:33:22Z">
        <w:r>
          <w:rPr>
            <w:rFonts w:hint="eastAsia" w:ascii="微软雅黑" w:hAnsi="微软雅黑" w:eastAsia="微软雅黑" w:cs="微软雅黑"/>
            <w:i w:val="0"/>
            <w:iCs w:val="0"/>
            <w:caps w:val="0"/>
            <w:color w:val="0F1115"/>
            <w:spacing w:val="0"/>
            <w:sz w:val="18"/>
            <w:szCs w:val="18"/>
            <w:shd w:val="clear" w:fill="FFFFFF"/>
            <w:lang w:val="en-US" w:eastAsia="zh-CN"/>
          </w:rPr>
          <w:t>供应商</w:t>
        </w:r>
      </w:ins>
      <w:ins w:id="42" w:author="城外飞雪丶" w:date="2026-05-21T16:33:23Z">
        <w:r>
          <w:rPr>
            <w:rFonts w:hint="eastAsia" w:ascii="微软雅黑" w:hAnsi="微软雅黑" w:eastAsia="微软雅黑" w:cs="微软雅黑"/>
            <w:i w:val="0"/>
            <w:iCs w:val="0"/>
            <w:caps w:val="0"/>
            <w:color w:val="0F1115"/>
            <w:spacing w:val="0"/>
            <w:sz w:val="18"/>
            <w:szCs w:val="18"/>
            <w:shd w:val="clear" w:fill="FFFFFF"/>
            <w:lang w:val="en-US" w:eastAsia="zh-CN"/>
          </w:rPr>
          <w:t>承担</w:t>
        </w:r>
      </w:ins>
      <w:ins w:id="43" w:author="城外飞雪丶" w:date="2026-05-21T16:33:24Z">
        <w:r>
          <w:rPr>
            <w:rFonts w:hint="eastAsia" w:ascii="微软雅黑" w:hAnsi="微软雅黑" w:eastAsia="微软雅黑" w:cs="微软雅黑"/>
            <w:i w:val="0"/>
            <w:iCs w:val="0"/>
            <w:caps w:val="0"/>
            <w:color w:val="0F1115"/>
            <w:spacing w:val="0"/>
            <w:sz w:val="18"/>
            <w:szCs w:val="18"/>
            <w:shd w:val="clear" w:fill="FFFFFF"/>
            <w:lang w:val="en-US" w:eastAsia="zh-CN"/>
          </w:rPr>
          <w:t>；</w:t>
        </w:r>
      </w:ins>
    </w:p>
    <w:p w14:paraId="6BC0C02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ins w:id="44" w:author="城外飞雪丶" w:date="2026-05-21T16:35:00Z"/>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w:t>
      </w:r>
      <w:ins w:id="45" w:author="城外飞雪丶" w:date="2026-05-21T16:33:37Z">
        <w:r>
          <w:rPr>
            <w:rFonts w:hint="eastAsia" w:ascii="微软雅黑" w:hAnsi="微软雅黑" w:eastAsia="微软雅黑" w:cs="微软雅黑"/>
            <w:i w:val="0"/>
            <w:iCs w:val="0"/>
            <w:caps w:val="0"/>
            <w:color w:val="0F1115"/>
            <w:spacing w:val="0"/>
            <w:sz w:val="18"/>
            <w:szCs w:val="18"/>
            <w:shd w:val="clear" w:fill="FFFFFF"/>
            <w:lang w:val="en-US" w:eastAsia="zh-CN"/>
          </w:rPr>
          <w:t>4</w:t>
        </w:r>
      </w:ins>
      <w:r>
        <w:rPr>
          <w:rFonts w:hint="eastAsia" w:ascii="微软雅黑" w:hAnsi="微软雅黑" w:eastAsia="微软雅黑" w:cs="微软雅黑"/>
          <w:i w:val="0"/>
          <w:iCs w:val="0"/>
          <w:caps w:val="0"/>
          <w:color w:val="0F1115"/>
          <w:spacing w:val="0"/>
          <w:sz w:val="18"/>
          <w:szCs w:val="18"/>
          <w:shd w:val="clear" w:fill="FFFFFF"/>
        </w:rPr>
        <w:t xml:space="preserve"> </w:t>
      </w:r>
      <w:ins w:id="46" w:author="城外飞雪丶" w:date="2026-05-21T16:33:44Z">
        <w:r>
          <w:rPr>
            <w:rFonts w:hint="eastAsia" w:ascii="微软雅黑" w:hAnsi="微软雅黑" w:eastAsia="微软雅黑" w:cs="微软雅黑"/>
            <w:i w:val="0"/>
            <w:iCs w:val="0"/>
            <w:caps w:val="0"/>
            <w:color w:val="0F1115"/>
            <w:spacing w:val="0"/>
            <w:sz w:val="18"/>
            <w:szCs w:val="18"/>
            <w:shd w:val="clear" w:fill="FFFFFF"/>
            <w:lang w:val="en-US" w:eastAsia="zh-CN"/>
          </w:rPr>
          <w:t>若</w:t>
        </w:r>
      </w:ins>
      <w:r>
        <w:rPr>
          <w:rFonts w:hint="eastAsia" w:ascii="微软雅黑" w:hAnsi="微软雅黑" w:eastAsia="微软雅黑" w:cs="微软雅黑"/>
          <w:i w:val="0"/>
          <w:iCs w:val="0"/>
          <w:caps w:val="0"/>
          <w:color w:val="0F1115"/>
          <w:spacing w:val="0"/>
          <w:sz w:val="18"/>
          <w:szCs w:val="18"/>
          <w:shd w:val="clear" w:fill="FFFFFF"/>
        </w:rPr>
        <w:t>双方对</w:t>
      </w:r>
      <w:ins w:id="47" w:author="城外飞雪丶" w:date="2026-05-21T16:34:17Z">
        <w:r>
          <w:rPr>
            <w:rFonts w:hint="eastAsia" w:ascii="微软雅黑" w:hAnsi="微软雅黑" w:eastAsia="微软雅黑" w:cs="微软雅黑"/>
            <w:i w:val="0"/>
            <w:iCs w:val="0"/>
            <w:caps w:val="0"/>
            <w:color w:val="0F1115"/>
            <w:spacing w:val="0"/>
            <w:sz w:val="18"/>
            <w:szCs w:val="18"/>
            <w:shd w:val="clear" w:fill="FFFFFF"/>
            <w:lang w:val="en-US" w:eastAsia="zh-CN"/>
          </w:rPr>
          <w:t>商品</w:t>
        </w:r>
      </w:ins>
      <w:r>
        <w:rPr>
          <w:rFonts w:hint="eastAsia" w:ascii="微软雅黑" w:hAnsi="微软雅黑" w:eastAsia="微软雅黑" w:cs="微软雅黑"/>
          <w:i w:val="0"/>
          <w:iCs w:val="0"/>
          <w:caps w:val="0"/>
          <w:color w:val="0F1115"/>
          <w:spacing w:val="0"/>
          <w:sz w:val="18"/>
          <w:szCs w:val="18"/>
          <w:shd w:val="clear" w:fill="FFFFFF"/>
        </w:rPr>
        <w:t>质量存在争议的，可委托第三方权威机构检测，检测结论作为处理依据。</w:t>
      </w:r>
      <w:ins w:id="48" w:author="城外飞雪丶" w:date="2026-05-21T16:34:35Z">
        <w:r>
          <w:rPr>
            <w:rFonts w:hint="eastAsia" w:ascii="微软雅黑" w:hAnsi="微软雅黑" w:eastAsia="微软雅黑" w:cs="微软雅黑"/>
            <w:i w:val="0"/>
            <w:iCs w:val="0"/>
            <w:caps w:val="0"/>
            <w:color w:val="0F1115"/>
            <w:spacing w:val="0"/>
            <w:sz w:val="18"/>
            <w:szCs w:val="18"/>
            <w:shd w:val="clear" w:fill="FFFFFF"/>
            <w:lang w:val="en-US" w:eastAsia="zh-CN"/>
          </w:rPr>
          <w:t>且</w:t>
        </w:r>
      </w:ins>
      <w:ins w:id="49" w:author="城外飞雪丶" w:date="2026-05-21T16:34:38Z">
        <w:r>
          <w:rPr>
            <w:rFonts w:hint="eastAsia" w:ascii="微软雅黑" w:hAnsi="微软雅黑" w:eastAsia="微软雅黑" w:cs="微软雅黑"/>
            <w:i w:val="0"/>
            <w:iCs w:val="0"/>
            <w:caps w:val="0"/>
            <w:color w:val="0F1115"/>
            <w:spacing w:val="0"/>
            <w:sz w:val="18"/>
            <w:szCs w:val="18"/>
            <w:shd w:val="clear" w:fill="FFFFFF"/>
            <w:lang w:val="en-US" w:eastAsia="zh-CN"/>
          </w:rPr>
          <w:t>由</w:t>
        </w:r>
      </w:ins>
      <w:ins w:id="50" w:author="城外飞雪丶" w:date="2026-05-21T16:34:41Z">
        <w:r>
          <w:rPr>
            <w:rFonts w:hint="eastAsia" w:ascii="微软雅黑" w:hAnsi="微软雅黑" w:eastAsia="微软雅黑" w:cs="微软雅黑"/>
            <w:i w:val="0"/>
            <w:iCs w:val="0"/>
            <w:caps w:val="0"/>
            <w:color w:val="0F1115"/>
            <w:spacing w:val="0"/>
            <w:sz w:val="18"/>
            <w:szCs w:val="18"/>
            <w:shd w:val="clear" w:fill="FFFFFF"/>
            <w:lang w:val="en-US" w:eastAsia="zh-CN"/>
          </w:rPr>
          <w:t>责任方</w:t>
        </w:r>
      </w:ins>
      <w:ins w:id="51" w:author="城外飞雪丶" w:date="2026-05-21T16:34:43Z">
        <w:r>
          <w:rPr>
            <w:rFonts w:hint="eastAsia" w:ascii="微软雅黑" w:hAnsi="微软雅黑" w:eastAsia="微软雅黑" w:cs="微软雅黑"/>
            <w:i w:val="0"/>
            <w:iCs w:val="0"/>
            <w:caps w:val="0"/>
            <w:color w:val="0F1115"/>
            <w:spacing w:val="0"/>
            <w:sz w:val="18"/>
            <w:szCs w:val="18"/>
            <w:shd w:val="clear" w:fill="FFFFFF"/>
            <w:lang w:val="en-US" w:eastAsia="zh-CN"/>
          </w:rPr>
          <w:t>承担</w:t>
        </w:r>
      </w:ins>
      <w:ins w:id="52" w:author="城外飞雪丶" w:date="2026-05-21T16:34:44Z">
        <w:r>
          <w:rPr>
            <w:rFonts w:hint="eastAsia" w:ascii="微软雅黑" w:hAnsi="微软雅黑" w:eastAsia="微软雅黑" w:cs="微软雅黑"/>
            <w:i w:val="0"/>
            <w:iCs w:val="0"/>
            <w:caps w:val="0"/>
            <w:color w:val="0F1115"/>
            <w:spacing w:val="0"/>
            <w:sz w:val="18"/>
            <w:szCs w:val="18"/>
            <w:shd w:val="clear" w:fill="FFFFFF"/>
            <w:lang w:val="en-US" w:eastAsia="zh-CN"/>
          </w:rPr>
          <w:t>订单</w:t>
        </w:r>
      </w:ins>
      <w:ins w:id="53" w:author="城外飞雪丶" w:date="2026-05-21T16:34:46Z">
        <w:r>
          <w:rPr>
            <w:rFonts w:hint="eastAsia" w:ascii="微软雅黑" w:hAnsi="微软雅黑" w:eastAsia="微软雅黑" w:cs="微软雅黑"/>
            <w:i w:val="0"/>
            <w:iCs w:val="0"/>
            <w:caps w:val="0"/>
            <w:color w:val="0F1115"/>
            <w:spacing w:val="0"/>
            <w:sz w:val="18"/>
            <w:szCs w:val="18"/>
            <w:shd w:val="clear" w:fill="FFFFFF"/>
            <w:lang w:val="en-US" w:eastAsia="zh-CN"/>
          </w:rPr>
          <w:t>变更</w:t>
        </w:r>
      </w:ins>
      <w:ins w:id="54" w:author="城外飞雪丶" w:date="2026-05-21T16:34:47Z">
        <w:r>
          <w:rPr>
            <w:rFonts w:hint="eastAsia" w:ascii="微软雅黑" w:hAnsi="微软雅黑" w:eastAsia="微软雅黑" w:cs="微软雅黑"/>
            <w:i w:val="0"/>
            <w:iCs w:val="0"/>
            <w:caps w:val="0"/>
            <w:color w:val="0F1115"/>
            <w:spacing w:val="0"/>
            <w:sz w:val="18"/>
            <w:szCs w:val="18"/>
            <w:shd w:val="clear" w:fill="FFFFFF"/>
            <w:lang w:val="en-US" w:eastAsia="zh-CN"/>
          </w:rPr>
          <w:t>产生</w:t>
        </w:r>
      </w:ins>
      <w:ins w:id="55" w:author="城外飞雪丶" w:date="2026-05-21T16:34:48Z">
        <w:r>
          <w:rPr>
            <w:rFonts w:hint="eastAsia" w:ascii="微软雅黑" w:hAnsi="微软雅黑" w:eastAsia="微软雅黑" w:cs="微软雅黑"/>
            <w:i w:val="0"/>
            <w:iCs w:val="0"/>
            <w:caps w:val="0"/>
            <w:color w:val="0F1115"/>
            <w:spacing w:val="0"/>
            <w:sz w:val="18"/>
            <w:szCs w:val="18"/>
            <w:shd w:val="clear" w:fill="FFFFFF"/>
            <w:lang w:val="en-US" w:eastAsia="zh-CN"/>
          </w:rPr>
          <w:t>的</w:t>
        </w:r>
      </w:ins>
      <w:ins w:id="56" w:author="城外飞雪丶" w:date="2026-05-21T16:34:49Z">
        <w:r>
          <w:rPr>
            <w:rFonts w:hint="eastAsia" w:ascii="微软雅黑" w:hAnsi="微软雅黑" w:eastAsia="微软雅黑" w:cs="微软雅黑"/>
            <w:i w:val="0"/>
            <w:iCs w:val="0"/>
            <w:caps w:val="0"/>
            <w:color w:val="0F1115"/>
            <w:spacing w:val="0"/>
            <w:sz w:val="18"/>
            <w:szCs w:val="18"/>
            <w:shd w:val="clear" w:fill="FFFFFF"/>
            <w:lang w:val="en-US" w:eastAsia="zh-CN"/>
          </w:rPr>
          <w:t>相关</w:t>
        </w:r>
      </w:ins>
      <w:ins w:id="57" w:author="城外飞雪丶" w:date="2026-05-21T16:34:50Z">
        <w:r>
          <w:rPr>
            <w:rFonts w:hint="eastAsia" w:ascii="微软雅黑" w:hAnsi="微软雅黑" w:eastAsia="微软雅黑" w:cs="微软雅黑"/>
            <w:i w:val="0"/>
            <w:iCs w:val="0"/>
            <w:caps w:val="0"/>
            <w:color w:val="0F1115"/>
            <w:spacing w:val="0"/>
            <w:sz w:val="18"/>
            <w:szCs w:val="18"/>
            <w:shd w:val="clear" w:fill="FFFFFF"/>
            <w:lang w:val="en-US" w:eastAsia="zh-CN"/>
          </w:rPr>
          <w:t>运费。</w:t>
        </w:r>
      </w:ins>
    </w:p>
    <w:p w14:paraId="4D6BECC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ins w:id="58" w:author="城外飞雪丶" w:date="2026-05-21T16:34:29Z"/>
          <w:rFonts w:hint="default" w:ascii="微软雅黑" w:hAnsi="微软雅黑" w:eastAsia="微软雅黑" w:cs="微软雅黑"/>
          <w:i w:val="0"/>
          <w:iCs w:val="0"/>
          <w:caps w:val="0"/>
          <w:color w:val="0F1115"/>
          <w:spacing w:val="0"/>
          <w:sz w:val="18"/>
          <w:szCs w:val="18"/>
          <w:shd w:val="clear" w:fill="FFFFFF"/>
          <w:lang w:val="en-US" w:eastAsia="zh-CN"/>
        </w:rPr>
      </w:pPr>
      <w:ins w:id="59" w:author="城外飞雪丶" w:date="2026-05-21T16:35:01Z">
        <w:r>
          <w:rPr>
            <w:rFonts w:hint="eastAsia" w:ascii="微软雅黑" w:hAnsi="微软雅黑" w:eastAsia="微软雅黑" w:cs="微软雅黑"/>
            <w:i w:val="0"/>
            <w:iCs w:val="0"/>
            <w:caps w:val="0"/>
            <w:color w:val="0F1115"/>
            <w:spacing w:val="0"/>
            <w:sz w:val="18"/>
            <w:szCs w:val="18"/>
            <w:shd w:val="clear" w:fill="FFFFFF"/>
            <w:lang w:val="en-US" w:eastAsia="zh-CN"/>
          </w:rPr>
          <w:t>6</w:t>
        </w:r>
      </w:ins>
      <w:ins w:id="60" w:author="城外飞雪丶" w:date="2026-05-21T16:35:02Z">
        <w:r>
          <w:rPr>
            <w:rFonts w:hint="eastAsia" w:ascii="微软雅黑" w:hAnsi="微软雅黑" w:eastAsia="微软雅黑" w:cs="微软雅黑"/>
            <w:i w:val="0"/>
            <w:iCs w:val="0"/>
            <w:caps w:val="0"/>
            <w:color w:val="0F1115"/>
            <w:spacing w:val="0"/>
            <w:sz w:val="18"/>
            <w:szCs w:val="18"/>
            <w:shd w:val="clear" w:fill="FFFFFF"/>
            <w:lang w:val="en-US" w:eastAsia="zh-CN"/>
          </w:rPr>
          <w:t>.5</w:t>
        </w:r>
      </w:ins>
      <w:ins w:id="61" w:author="城外飞雪丶" w:date="2026-05-21T16:35:13Z">
        <w:r>
          <w:rPr>
            <w:rFonts w:hint="eastAsia" w:ascii="微软雅黑" w:hAnsi="微软雅黑" w:eastAsia="微软雅黑" w:cs="微软雅黑"/>
            <w:i w:val="0"/>
            <w:iCs w:val="0"/>
            <w:caps w:val="0"/>
            <w:color w:val="0F1115"/>
            <w:spacing w:val="0"/>
            <w:sz w:val="18"/>
            <w:szCs w:val="18"/>
            <w:shd w:val="clear" w:fill="FFFFFF"/>
            <w:lang w:val="en-US" w:eastAsia="zh-CN"/>
          </w:rPr>
          <w:t xml:space="preserve"> </w:t>
        </w:r>
      </w:ins>
      <w:ins w:id="62" w:author="城外飞雪丶" w:date="2026-05-21T16:36:44Z">
        <w:r>
          <w:rPr>
            <w:rFonts w:hint="eastAsia" w:ascii="微软雅黑" w:hAnsi="微软雅黑" w:eastAsia="微软雅黑" w:cs="微软雅黑"/>
            <w:i w:val="0"/>
            <w:iCs w:val="0"/>
            <w:caps w:val="0"/>
            <w:color w:val="0F1115"/>
            <w:spacing w:val="0"/>
            <w:sz w:val="18"/>
            <w:szCs w:val="18"/>
            <w:shd w:val="clear" w:fill="FFFFFF"/>
            <w:lang w:val="en-US" w:eastAsia="zh-CN"/>
          </w:rPr>
          <w:t>采购人</w:t>
        </w:r>
      </w:ins>
      <w:ins w:id="63" w:author="城外飞雪丶" w:date="2026-05-21T16:36:46Z">
        <w:r>
          <w:rPr>
            <w:rFonts w:hint="eastAsia" w:ascii="微软雅黑" w:hAnsi="微软雅黑" w:eastAsia="微软雅黑" w:cs="微软雅黑"/>
            <w:i w:val="0"/>
            <w:iCs w:val="0"/>
            <w:caps w:val="0"/>
            <w:color w:val="0F1115"/>
            <w:spacing w:val="0"/>
            <w:sz w:val="18"/>
            <w:szCs w:val="18"/>
            <w:shd w:val="clear" w:fill="FFFFFF"/>
            <w:lang w:val="en-US" w:eastAsia="zh-CN"/>
          </w:rPr>
          <w:t>应</w:t>
        </w:r>
      </w:ins>
      <w:ins w:id="64" w:author="城外飞雪丶" w:date="2026-05-21T16:38:37Z">
        <w:r>
          <w:rPr>
            <w:rFonts w:hint="eastAsia" w:ascii="微软雅黑" w:hAnsi="微软雅黑" w:eastAsia="微软雅黑" w:cs="微软雅黑"/>
            <w:i w:val="0"/>
            <w:iCs w:val="0"/>
            <w:caps w:val="0"/>
            <w:color w:val="0F1115"/>
            <w:spacing w:val="0"/>
            <w:sz w:val="18"/>
            <w:szCs w:val="18"/>
            <w:shd w:val="clear" w:fill="FFFFFF"/>
            <w:lang w:val="en-US" w:eastAsia="zh-CN"/>
          </w:rPr>
          <w:t>如实</w:t>
        </w:r>
      </w:ins>
      <w:ins w:id="65" w:author="城外飞雪丶" w:date="2026-05-21T16:38:38Z">
        <w:r>
          <w:rPr>
            <w:rFonts w:hint="eastAsia" w:ascii="微软雅黑" w:hAnsi="微软雅黑" w:eastAsia="微软雅黑" w:cs="微软雅黑"/>
            <w:i w:val="0"/>
            <w:iCs w:val="0"/>
            <w:caps w:val="0"/>
            <w:color w:val="0F1115"/>
            <w:spacing w:val="0"/>
            <w:sz w:val="18"/>
            <w:szCs w:val="18"/>
            <w:shd w:val="clear" w:fill="FFFFFF"/>
            <w:lang w:val="en-US" w:eastAsia="zh-CN"/>
          </w:rPr>
          <w:t>填写</w:t>
        </w:r>
      </w:ins>
      <w:ins w:id="66" w:author="城外飞雪丶" w:date="2026-05-21T16:38:41Z">
        <w:r>
          <w:rPr>
            <w:rFonts w:hint="eastAsia" w:ascii="微软雅黑" w:hAnsi="微软雅黑" w:eastAsia="微软雅黑" w:cs="微软雅黑"/>
            <w:i w:val="0"/>
            <w:iCs w:val="0"/>
            <w:caps w:val="0"/>
            <w:color w:val="0F1115"/>
            <w:spacing w:val="0"/>
            <w:sz w:val="18"/>
            <w:szCs w:val="18"/>
            <w:shd w:val="clear" w:fill="FFFFFF"/>
            <w:lang w:val="en-US" w:eastAsia="zh-CN"/>
          </w:rPr>
          <w:t>退换货</w:t>
        </w:r>
      </w:ins>
      <w:ins w:id="67" w:author="城外飞雪丶" w:date="2026-05-21T16:38:43Z">
        <w:r>
          <w:rPr>
            <w:rFonts w:hint="eastAsia" w:ascii="微软雅黑" w:hAnsi="微软雅黑" w:eastAsia="微软雅黑" w:cs="微软雅黑"/>
            <w:i w:val="0"/>
            <w:iCs w:val="0"/>
            <w:caps w:val="0"/>
            <w:color w:val="0F1115"/>
            <w:spacing w:val="0"/>
            <w:sz w:val="18"/>
            <w:szCs w:val="18"/>
            <w:shd w:val="clear" w:fill="FFFFFF"/>
            <w:lang w:val="en-US" w:eastAsia="zh-CN"/>
          </w:rPr>
          <w:t>原因</w:t>
        </w:r>
      </w:ins>
      <w:ins w:id="68" w:author="城外飞雪丶" w:date="2026-05-21T16:38:44Z">
        <w:r>
          <w:rPr>
            <w:rFonts w:hint="eastAsia" w:ascii="微软雅黑" w:hAnsi="微软雅黑" w:eastAsia="微软雅黑" w:cs="微软雅黑"/>
            <w:i w:val="0"/>
            <w:iCs w:val="0"/>
            <w:caps w:val="0"/>
            <w:color w:val="0F1115"/>
            <w:spacing w:val="0"/>
            <w:sz w:val="18"/>
            <w:szCs w:val="18"/>
            <w:shd w:val="clear" w:fill="FFFFFF"/>
            <w:lang w:val="en-US" w:eastAsia="zh-CN"/>
          </w:rPr>
          <w:t>并</w:t>
        </w:r>
      </w:ins>
      <w:ins w:id="69" w:author="城外飞雪丶" w:date="2026-05-21T16:38:45Z">
        <w:r>
          <w:rPr>
            <w:rFonts w:hint="eastAsia" w:ascii="微软雅黑" w:hAnsi="微软雅黑" w:eastAsia="微软雅黑" w:cs="微软雅黑"/>
            <w:i w:val="0"/>
            <w:iCs w:val="0"/>
            <w:caps w:val="0"/>
            <w:color w:val="0F1115"/>
            <w:spacing w:val="0"/>
            <w:sz w:val="18"/>
            <w:szCs w:val="18"/>
            <w:shd w:val="clear" w:fill="FFFFFF"/>
            <w:lang w:val="en-US" w:eastAsia="zh-CN"/>
          </w:rPr>
          <w:t>选择</w:t>
        </w:r>
      </w:ins>
      <w:ins w:id="70" w:author="城外飞雪丶" w:date="2026-05-21T16:38:46Z">
        <w:r>
          <w:rPr>
            <w:rFonts w:hint="eastAsia" w:ascii="微软雅黑" w:hAnsi="微软雅黑" w:eastAsia="微软雅黑" w:cs="微软雅黑"/>
            <w:i w:val="0"/>
            <w:iCs w:val="0"/>
            <w:caps w:val="0"/>
            <w:color w:val="0F1115"/>
            <w:spacing w:val="0"/>
            <w:sz w:val="18"/>
            <w:szCs w:val="18"/>
            <w:shd w:val="clear" w:fill="FFFFFF"/>
            <w:lang w:val="en-US" w:eastAsia="zh-CN"/>
          </w:rPr>
          <w:t>和</w:t>
        </w:r>
      </w:ins>
      <w:ins w:id="71" w:author="城外飞雪丶" w:date="2026-05-21T16:38:47Z">
        <w:r>
          <w:rPr>
            <w:rFonts w:hint="eastAsia" w:ascii="微软雅黑" w:hAnsi="微软雅黑" w:eastAsia="微软雅黑" w:cs="微软雅黑"/>
            <w:i w:val="0"/>
            <w:iCs w:val="0"/>
            <w:caps w:val="0"/>
            <w:color w:val="0F1115"/>
            <w:spacing w:val="0"/>
            <w:sz w:val="18"/>
            <w:szCs w:val="18"/>
            <w:shd w:val="clear" w:fill="FFFFFF"/>
            <w:lang w:val="en-US" w:eastAsia="zh-CN"/>
          </w:rPr>
          <w:t>供应商</w:t>
        </w:r>
      </w:ins>
      <w:ins w:id="72" w:author="城外飞雪丶" w:date="2026-05-21T16:38:48Z">
        <w:r>
          <w:rPr>
            <w:rFonts w:hint="eastAsia" w:ascii="微软雅黑" w:hAnsi="微软雅黑" w:eastAsia="微软雅黑" w:cs="微软雅黑"/>
            <w:i w:val="0"/>
            <w:iCs w:val="0"/>
            <w:caps w:val="0"/>
            <w:color w:val="0F1115"/>
            <w:spacing w:val="0"/>
            <w:sz w:val="18"/>
            <w:szCs w:val="18"/>
            <w:shd w:val="clear" w:fill="FFFFFF"/>
            <w:lang w:val="en-US" w:eastAsia="zh-CN"/>
          </w:rPr>
          <w:t>沟通</w:t>
        </w:r>
      </w:ins>
      <w:ins w:id="73" w:author="城外飞雪丶" w:date="2026-05-21T16:38:50Z">
        <w:r>
          <w:rPr>
            <w:rFonts w:hint="eastAsia" w:ascii="微软雅黑" w:hAnsi="微软雅黑" w:eastAsia="微软雅黑" w:cs="微软雅黑"/>
            <w:i w:val="0"/>
            <w:iCs w:val="0"/>
            <w:caps w:val="0"/>
            <w:color w:val="0F1115"/>
            <w:spacing w:val="0"/>
            <w:sz w:val="18"/>
            <w:szCs w:val="18"/>
            <w:shd w:val="clear" w:fill="FFFFFF"/>
            <w:lang w:val="en-US" w:eastAsia="zh-CN"/>
          </w:rPr>
          <w:t>后的</w:t>
        </w:r>
      </w:ins>
      <w:ins w:id="74" w:author="城外飞雪丶" w:date="2026-05-21T16:38:53Z">
        <w:r>
          <w:rPr>
            <w:rFonts w:hint="eastAsia" w:ascii="微软雅黑" w:hAnsi="微软雅黑" w:eastAsia="微软雅黑" w:cs="微软雅黑"/>
            <w:i w:val="0"/>
            <w:iCs w:val="0"/>
            <w:caps w:val="0"/>
            <w:color w:val="0F1115"/>
            <w:spacing w:val="0"/>
            <w:sz w:val="18"/>
            <w:szCs w:val="18"/>
            <w:shd w:val="clear" w:fill="FFFFFF"/>
            <w:lang w:val="en-US" w:eastAsia="zh-CN"/>
          </w:rPr>
          <w:t>寄回</w:t>
        </w:r>
      </w:ins>
      <w:ins w:id="75" w:author="城外飞雪丶" w:date="2026-05-21T16:38:54Z">
        <w:r>
          <w:rPr>
            <w:rFonts w:hint="eastAsia" w:ascii="微软雅黑" w:hAnsi="微软雅黑" w:eastAsia="微软雅黑" w:cs="微软雅黑"/>
            <w:i w:val="0"/>
            <w:iCs w:val="0"/>
            <w:caps w:val="0"/>
            <w:color w:val="0F1115"/>
            <w:spacing w:val="0"/>
            <w:sz w:val="18"/>
            <w:szCs w:val="18"/>
            <w:shd w:val="clear" w:fill="FFFFFF"/>
            <w:lang w:val="en-US" w:eastAsia="zh-CN"/>
          </w:rPr>
          <w:t>方式</w:t>
        </w:r>
      </w:ins>
      <w:ins w:id="76" w:author="城外飞雪丶" w:date="2026-05-21T16:38:55Z">
        <w:r>
          <w:rPr>
            <w:rFonts w:hint="eastAsia" w:ascii="微软雅黑" w:hAnsi="微软雅黑" w:eastAsia="微软雅黑" w:cs="微软雅黑"/>
            <w:i w:val="0"/>
            <w:iCs w:val="0"/>
            <w:caps w:val="0"/>
            <w:color w:val="0F1115"/>
            <w:spacing w:val="0"/>
            <w:sz w:val="18"/>
            <w:szCs w:val="18"/>
            <w:shd w:val="clear" w:fill="FFFFFF"/>
            <w:lang w:val="en-US" w:eastAsia="zh-CN"/>
          </w:rPr>
          <w:t>，</w:t>
        </w:r>
      </w:ins>
      <w:ins w:id="77" w:author="城外飞雪丶" w:date="2026-05-21T16:39:06Z">
        <w:r>
          <w:rPr>
            <w:rFonts w:hint="eastAsia" w:ascii="微软雅黑" w:hAnsi="微软雅黑" w:eastAsia="微软雅黑" w:cs="微软雅黑"/>
            <w:i w:val="0"/>
            <w:iCs w:val="0"/>
            <w:caps w:val="0"/>
            <w:color w:val="0F1115"/>
            <w:spacing w:val="0"/>
            <w:sz w:val="18"/>
            <w:szCs w:val="18"/>
            <w:shd w:val="clear" w:fill="FFFFFF"/>
            <w:lang w:val="en-US" w:eastAsia="zh-CN"/>
          </w:rPr>
          <w:t>运营</w:t>
        </w:r>
      </w:ins>
      <w:ins w:id="78" w:author="城外飞雪丶" w:date="2026-05-21T16:39:07Z">
        <w:r>
          <w:rPr>
            <w:rFonts w:hint="eastAsia" w:ascii="微软雅黑" w:hAnsi="微软雅黑" w:eastAsia="微软雅黑" w:cs="微软雅黑"/>
            <w:i w:val="0"/>
            <w:iCs w:val="0"/>
            <w:caps w:val="0"/>
            <w:color w:val="0F1115"/>
            <w:spacing w:val="0"/>
            <w:sz w:val="18"/>
            <w:szCs w:val="18"/>
            <w:shd w:val="clear" w:fill="FFFFFF"/>
            <w:lang w:val="en-US" w:eastAsia="zh-CN"/>
          </w:rPr>
          <w:t>人员</w:t>
        </w:r>
      </w:ins>
      <w:ins w:id="79" w:author="城外飞雪丶" w:date="2026-05-21T16:39:08Z">
        <w:r>
          <w:rPr>
            <w:rFonts w:hint="eastAsia" w:ascii="微软雅黑" w:hAnsi="微软雅黑" w:eastAsia="微软雅黑" w:cs="微软雅黑"/>
            <w:i w:val="0"/>
            <w:iCs w:val="0"/>
            <w:caps w:val="0"/>
            <w:color w:val="0F1115"/>
            <w:spacing w:val="0"/>
            <w:sz w:val="18"/>
            <w:szCs w:val="18"/>
            <w:shd w:val="clear" w:fill="FFFFFF"/>
            <w:lang w:val="en-US" w:eastAsia="zh-CN"/>
          </w:rPr>
          <w:t>审核</w:t>
        </w:r>
      </w:ins>
      <w:ins w:id="80" w:author="城外飞雪丶" w:date="2026-05-21T16:39:10Z">
        <w:r>
          <w:rPr>
            <w:rFonts w:hint="eastAsia" w:ascii="微软雅黑" w:hAnsi="微软雅黑" w:eastAsia="微软雅黑" w:cs="微软雅黑"/>
            <w:i w:val="0"/>
            <w:iCs w:val="0"/>
            <w:caps w:val="0"/>
            <w:color w:val="0F1115"/>
            <w:spacing w:val="0"/>
            <w:sz w:val="18"/>
            <w:szCs w:val="18"/>
            <w:shd w:val="clear" w:fill="FFFFFF"/>
            <w:lang w:val="en-US" w:eastAsia="zh-CN"/>
          </w:rPr>
          <w:t>通过后</w:t>
        </w:r>
      </w:ins>
      <w:ins w:id="81" w:author="城外飞雪丶" w:date="2026-05-21T16:39:13Z">
        <w:r>
          <w:rPr>
            <w:rFonts w:hint="eastAsia" w:ascii="微软雅黑" w:hAnsi="微软雅黑" w:eastAsia="微软雅黑" w:cs="微软雅黑"/>
            <w:i w:val="0"/>
            <w:iCs w:val="0"/>
            <w:caps w:val="0"/>
            <w:color w:val="0F1115"/>
            <w:spacing w:val="0"/>
            <w:sz w:val="18"/>
            <w:szCs w:val="18"/>
            <w:shd w:val="clear" w:fill="FFFFFF"/>
            <w:lang w:val="en-US" w:eastAsia="zh-CN"/>
          </w:rPr>
          <w:t>视为</w:t>
        </w:r>
      </w:ins>
      <w:ins w:id="82" w:author="城外飞雪丶" w:date="2026-05-21T16:39:18Z">
        <w:r>
          <w:rPr>
            <w:rFonts w:hint="eastAsia" w:ascii="微软雅黑" w:hAnsi="微软雅黑" w:eastAsia="微软雅黑" w:cs="微软雅黑"/>
            <w:i w:val="0"/>
            <w:iCs w:val="0"/>
            <w:caps w:val="0"/>
            <w:color w:val="0F1115"/>
            <w:spacing w:val="0"/>
            <w:sz w:val="18"/>
            <w:szCs w:val="18"/>
            <w:shd w:val="clear" w:fill="FFFFFF"/>
            <w:lang w:val="en-US" w:eastAsia="zh-CN"/>
          </w:rPr>
          <w:t>退换货</w:t>
        </w:r>
      </w:ins>
      <w:ins w:id="83" w:author="城外飞雪丶" w:date="2026-05-21T16:39:20Z">
        <w:r>
          <w:rPr>
            <w:rFonts w:hint="eastAsia" w:ascii="微软雅黑" w:hAnsi="微软雅黑" w:eastAsia="微软雅黑" w:cs="微软雅黑"/>
            <w:i w:val="0"/>
            <w:iCs w:val="0"/>
            <w:caps w:val="0"/>
            <w:color w:val="0F1115"/>
            <w:spacing w:val="0"/>
            <w:sz w:val="18"/>
            <w:szCs w:val="18"/>
            <w:shd w:val="clear" w:fill="FFFFFF"/>
            <w:lang w:val="en-US" w:eastAsia="zh-CN"/>
          </w:rPr>
          <w:t>流程</w:t>
        </w:r>
      </w:ins>
      <w:ins w:id="84" w:author="城外飞雪丶" w:date="2026-05-21T16:39:21Z">
        <w:r>
          <w:rPr>
            <w:rFonts w:hint="eastAsia" w:ascii="微软雅黑" w:hAnsi="微软雅黑" w:eastAsia="微软雅黑" w:cs="微软雅黑"/>
            <w:i w:val="0"/>
            <w:iCs w:val="0"/>
            <w:caps w:val="0"/>
            <w:color w:val="0F1115"/>
            <w:spacing w:val="0"/>
            <w:sz w:val="18"/>
            <w:szCs w:val="18"/>
            <w:shd w:val="clear" w:fill="FFFFFF"/>
            <w:lang w:val="en-US" w:eastAsia="zh-CN"/>
          </w:rPr>
          <w:t>开始</w:t>
        </w:r>
      </w:ins>
      <w:ins w:id="85" w:author="城外飞雪丶" w:date="2026-05-21T16:39:22Z">
        <w:r>
          <w:rPr>
            <w:rFonts w:hint="eastAsia" w:ascii="微软雅黑" w:hAnsi="微软雅黑" w:eastAsia="微软雅黑" w:cs="微软雅黑"/>
            <w:i w:val="0"/>
            <w:iCs w:val="0"/>
            <w:caps w:val="0"/>
            <w:color w:val="0F1115"/>
            <w:spacing w:val="0"/>
            <w:sz w:val="18"/>
            <w:szCs w:val="18"/>
            <w:shd w:val="clear" w:fill="FFFFFF"/>
            <w:lang w:val="en-US" w:eastAsia="zh-CN"/>
          </w:rPr>
          <w:t>执行</w:t>
        </w:r>
      </w:ins>
      <w:ins w:id="86" w:author="城外飞雪丶" w:date="2026-05-21T16:39:23Z">
        <w:r>
          <w:rPr>
            <w:rFonts w:hint="eastAsia" w:ascii="微软雅黑" w:hAnsi="微软雅黑" w:eastAsia="微软雅黑" w:cs="微软雅黑"/>
            <w:i w:val="0"/>
            <w:iCs w:val="0"/>
            <w:caps w:val="0"/>
            <w:color w:val="0F1115"/>
            <w:spacing w:val="0"/>
            <w:sz w:val="18"/>
            <w:szCs w:val="18"/>
            <w:shd w:val="clear" w:fill="FFFFFF"/>
            <w:lang w:val="en-US" w:eastAsia="zh-CN"/>
          </w:rPr>
          <w:t>。</w:t>
        </w:r>
      </w:ins>
    </w:p>
    <w:p w14:paraId="715E4B8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w:t>
      </w:r>
      <w:ins w:id="87" w:author="城外飞雪丶" w:date="2026-05-21T16:35:08Z">
        <w:r>
          <w:rPr>
            <w:rFonts w:hint="eastAsia" w:ascii="微软雅黑" w:hAnsi="微软雅黑" w:eastAsia="微软雅黑" w:cs="微软雅黑"/>
            <w:i w:val="0"/>
            <w:iCs w:val="0"/>
            <w:caps w:val="0"/>
            <w:color w:val="0F1115"/>
            <w:spacing w:val="0"/>
            <w:sz w:val="18"/>
            <w:szCs w:val="18"/>
            <w:shd w:val="clear" w:fill="FFFFFF"/>
            <w:lang w:val="en-US" w:eastAsia="zh-CN"/>
          </w:rPr>
          <w:t>6</w:t>
        </w:r>
      </w:ins>
      <w:r>
        <w:rPr>
          <w:rFonts w:hint="eastAsia" w:ascii="微软雅黑" w:hAnsi="微软雅黑" w:eastAsia="微软雅黑" w:cs="微软雅黑"/>
          <w:i w:val="0"/>
          <w:iCs w:val="0"/>
          <w:caps w:val="0"/>
          <w:color w:val="0F1115"/>
          <w:spacing w:val="0"/>
          <w:sz w:val="18"/>
          <w:szCs w:val="18"/>
          <w:shd w:val="clear" w:fill="FFFFFF"/>
        </w:rPr>
        <w:t xml:space="preserve"> 退货审核通过后，采购人应在</w:t>
      </w:r>
      <w:r>
        <w:rPr>
          <w:rFonts w:hint="eastAsia" w:ascii="微软雅黑" w:hAnsi="微软雅黑" w:eastAsia="微软雅黑" w:cs="微软雅黑"/>
          <w:i w:val="0"/>
          <w:iCs w:val="0"/>
          <w:caps w:val="0"/>
          <w:color w:val="auto"/>
          <w:spacing w:val="0"/>
          <w:sz w:val="18"/>
          <w:szCs w:val="18"/>
          <w:shd w:val="clear" w:fill="auto"/>
        </w:rPr>
        <w:t>3个工作日内寄回商品；供应商收到退货后应48小时内完</w:t>
      </w:r>
      <w:r>
        <w:rPr>
          <w:rFonts w:hint="eastAsia" w:ascii="微软雅黑" w:hAnsi="微软雅黑" w:eastAsia="微软雅黑" w:cs="微软雅黑"/>
          <w:i w:val="0"/>
          <w:iCs w:val="0"/>
          <w:caps w:val="0"/>
          <w:color w:val="0F1115"/>
          <w:spacing w:val="0"/>
          <w:sz w:val="18"/>
          <w:szCs w:val="18"/>
          <w:shd w:val="clear" w:fill="FFFFFF"/>
        </w:rPr>
        <w:t>成退款或换货。</w:t>
      </w:r>
    </w:p>
    <w:p w14:paraId="76C369C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w:t>
      </w:r>
      <w:ins w:id="88" w:author="城外飞雪丶" w:date="2026-05-21T16:35:11Z">
        <w:r>
          <w:rPr>
            <w:rFonts w:hint="eastAsia" w:ascii="微软雅黑" w:hAnsi="微软雅黑" w:eastAsia="微软雅黑" w:cs="微软雅黑"/>
            <w:i w:val="0"/>
            <w:iCs w:val="0"/>
            <w:caps w:val="0"/>
            <w:color w:val="0F1115"/>
            <w:spacing w:val="0"/>
            <w:sz w:val="18"/>
            <w:szCs w:val="18"/>
            <w:shd w:val="clear" w:fill="FFFFFF"/>
            <w:lang w:val="en-US" w:eastAsia="zh-CN"/>
          </w:rPr>
          <w:t>7</w:t>
        </w:r>
      </w:ins>
      <w:r>
        <w:rPr>
          <w:rFonts w:hint="eastAsia" w:ascii="微软雅黑" w:hAnsi="微软雅黑" w:eastAsia="微软雅黑" w:cs="微软雅黑"/>
          <w:i w:val="0"/>
          <w:iCs w:val="0"/>
          <w:caps w:val="0"/>
          <w:color w:val="0F1115"/>
          <w:spacing w:val="0"/>
          <w:sz w:val="18"/>
          <w:szCs w:val="18"/>
          <w:shd w:val="clear" w:fill="FFFFFF"/>
        </w:rPr>
        <w:t xml:space="preserve"> 供应商逾期不响应、不处理售后的，平台可按采购人诉求先行处置，相关责任与费用由供应商承担。</w:t>
      </w:r>
    </w:p>
    <w:p w14:paraId="1B4B6D6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6B6AF19">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七</w:t>
      </w:r>
      <w:r>
        <w:rPr>
          <w:rFonts w:hint="eastAsia" w:ascii="微软雅黑" w:hAnsi="微软雅黑" w:eastAsia="微软雅黑" w:cs="微软雅黑"/>
          <w:b/>
          <w:bCs/>
          <w:caps w:val="0"/>
          <w:color w:val="0F1115"/>
          <w:spacing w:val="0"/>
          <w:sz w:val="22"/>
          <w:szCs w:val="22"/>
          <w:shd w:val="clear" w:fill="FFFFFF"/>
        </w:rPr>
        <w:t xml:space="preserve">章 </w:t>
      </w:r>
      <w:r>
        <w:rPr>
          <w:rFonts w:hint="eastAsia" w:ascii="微软雅黑" w:hAnsi="微软雅黑" w:eastAsia="微软雅黑" w:cs="微软雅黑"/>
          <w:b/>
          <w:bCs/>
          <w:caps w:val="0"/>
          <w:color w:val="0F1115"/>
          <w:spacing w:val="0"/>
          <w:sz w:val="22"/>
          <w:szCs w:val="22"/>
          <w:shd w:val="clear" w:fill="FFFFFF"/>
          <w:lang w:val="en-US" w:eastAsia="zh-CN"/>
        </w:rPr>
        <w:t>公平</w:t>
      </w:r>
      <w:r>
        <w:rPr>
          <w:rFonts w:hint="eastAsia" w:ascii="微软雅黑" w:hAnsi="微软雅黑" w:eastAsia="微软雅黑" w:cs="微软雅黑"/>
          <w:b/>
          <w:bCs/>
          <w:caps w:val="0"/>
          <w:color w:val="0F1115"/>
          <w:spacing w:val="0"/>
          <w:sz w:val="22"/>
          <w:szCs w:val="22"/>
          <w:shd w:val="clear" w:fill="FFFFFF"/>
        </w:rPr>
        <w:t>竞争与合规经营</w:t>
      </w:r>
      <w:r>
        <w:rPr>
          <w:rFonts w:hint="eastAsia" w:ascii="微软雅黑" w:hAnsi="微软雅黑" w:eastAsia="微软雅黑" w:cs="微软雅黑"/>
          <w:b/>
          <w:bCs/>
          <w:caps w:val="0"/>
          <w:color w:val="0F1115"/>
          <w:spacing w:val="0"/>
          <w:sz w:val="22"/>
          <w:szCs w:val="22"/>
          <w:shd w:val="clear" w:fill="FFFFFF"/>
          <w:lang w:val="en-US" w:eastAsia="zh-CN"/>
        </w:rPr>
        <w:tab/>
      </w:r>
    </w:p>
    <w:p w14:paraId="5D9A45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.1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w:t>
      </w:r>
      <w:r>
        <w:rPr>
          <w:rFonts w:hint="eastAsia" w:ascii="微软雅黑" w:hAnsi="微软雅黑" w:eastAsia="微软雅黑" w:cs="微软雅黑"/>
          <w:b w:val="0"/>
          <w:bCs w:val="0"/>
          <w:i w:val="0"/>
          <w:iCs w:val="0"/>
          <w:caps w:val="0"/>
          <w:color w:val="0F1115"/>
          <w:spacing w:val="0"/>
          <w:sz w:val="18"/>
          <w:szCs w:val="18"/>
          <w:shd w:val="clear" w:fill="FFFFFF"/>
        </w:rPr>
        <w:t>不得滥用市场</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优势地位，不得实施垄断、串通报价、围标</w:t>
      </w:r>
      <w:r>
        <w:rPr>
          <w:rFonts w:hint="eastAsia" w:ascii="微软雅黑" w:hAnsi="微软雅黑" w:eastAsia="微软雅黑" w:cs="微软雅黑"/>
          <w:b w:val="0"/>
          <w:bCs w:val="0"/>
          <w:i w:val="0"/>
          <w:iCs w:val="0"/>
          <w:caps w:val="0"/>
          <w:color w:val="0F1115"/>
          <w:spacing w:val="0"/>
          <w:sz w:val="18"/>
          <w:szCs w:val="18"/>
          <w:shd w:val="clear" w:fill="FFFFFF"/>
        </w:rPr>
        <w:t>、限制竞争</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等行为。</w:t>
      </w:r>
    </w:p>
    <w:p w14:paraId="4AC16C4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7.2 严禁虚假交易、虚假评价、刷单炒信、商业诋毁、侵犯商业秘密等不正当竞争行为。</w:t>
      </w:r>
    </w:p>
    <w:p w14:paraId="04F227F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7.3 供应商不得进行商业贿赂、利益输送，不得违规获取采购人敏感信息。</w:t>
      </w:r>
    </w:p>
    <w:p w14:paraId="30FD153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7.4 </w:t>
      </w:r>
      <w:r>
        <w:rPr>
          <w:rFonts w:hint="eastAsia" w:ascii="微软雅黑" w:hAnsi="微软雅黑" w:eastAsia="微软雅黑" w:cs="微软雅黑"/>
          <w:b w:val="0"/>
          <w:bCs w:val="0"/>
          <w:i w:val="0"/>
          <w:iCs w:val="0"/>
          <w:caps w:val="0"/>
          <w:color w:val="0F1115"/>
          <w:spacing w:val="0"/>
          <w:sz w:val="18"/>
          <w:szCs w:val="18"/>
          <w:shd w:val="clear" w:fill="FFFFFF"/>
        </w:rPr>
        <w:t>平台鼓励供应商相互监督，对涉嫌不正当竞争的行为可向平台举报，平台将依法调查处理。</w:t>
      </w:r>
    </w:p>
    <w:p w14:paraId="24D2CE9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3AD49FA">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八</w:t>
      </w:r>
      <w:r>
        <w:rPr>
          <w:rFonts w:hint="eastAsia" w:ascii="微软雅黑" w:hAnsi="微软雅黑" w:eastAsia="微软雅黑" w:cs="微软雅黑"/>
          <w:b/>
          <w:bCs/>
          <w:caps w:val="0"/>
          <w:color w:val="0F1115"/>
          <w:spacing w:val="0"/>
          <w:sz w:val="22"/>
          <w:szCs w:val="22"/>
          <w:shd w:val="clear" w:fill="FFFFFF"/>
        </w:rPr>
        <w:t>章 采购人权益保障与信息保护</w:t>
      </w:r>
    </w:p>
    <w:p w14:paraId="0F55D80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.1 采购人权益保障</w:t>
      </w:r>
    </w:p>
    <w:p w14:paraId="468E390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（1）</w:t>
      </w:r>
      <w:r>
        <w:rPr>
          <w:rFonts w:hint="eastAsia" w:ascii="微软雅黑" w:hAnsi="微软雅黑" w:eastAsia="微软雅黑" w:cs="微软雅黑"/>
          <w:i w:val="0"/>
          <w:iCs w:val="0"/>
          <w:caps w:val="0"/>
          <w:color w:val="0F1115"/>
          <w:spacing w:val="0"/>
          <w:sz w:val="18"/>
          <w:szCs w:val="18"/>
          <w:shd w:val="clear" w:fill="FFFFFF"/>
        </w:rPr>
        <w:t>供应商向采购人提供商品或者服务时，应当恪守社会公德，诚信经营，保障采购人的合法权益</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不得设定不公平、不合理的交易条件，不得强制交易。</w:t>
      </w:r>
    </w:p>
    <w:p w14:paraId="72CA155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供应商应保障采购人</w:t>
      </w:r>
      <w:r>
        <w:rPr>
          <w:rFonts w:hint="eastAsia" w:ascii="微软雅黑" w:hAnsi="微软雅黑" w:eastAsia="微软雅黑" w:cs="微软雅黑"/>
          <w:i w:val="0"/>
          <w:iCs w:val="0"/>
          <w:caps w:val="0"/>
          <w:color w:val="0F1115"/>
          <w:spacing w:val="0"/>
          <w:sz w:val="18"/>
          <w:szCs w:val="18"/>
          <w:shd w:val="clear" w:fill="FFFFFF"/>
          <w:lang w:val="en-US" w:eastAsia="zh-CN"/>
        </w:rPr>
        <w:t>知情权，如实</w:t>
      </w:r>
      <w:r>
        <w:rPr>
          <w:rFonts w:hint="eastAsia" w:ascii="微软雅黑" w:hAnsi="微软雅黑" w:eastAsia="微软雅黑" w:cs="微软雅黑"/>
          <w:i w:val="0"/>
          <w:iCs w:val="0"/>
          <w:caps w:val="0"/>
          <w:color w:val="0F1115"/>
          <w:spacing w:val="0"/>
          <w:sz w:val="18"/>
          <w:szCs w:val="18"/>
          <w:shd w:val="clear" w:fill="FFFFFF"/>
        </w:rPr>
        <w:t>提供商品的价格</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性能、规格、有效期限、检验合格证明等</w:t>
      </w:r>
      <w:r>
        <w:rPr>
          <w:rFonts w:hint="eastAsia" w:ascii="微软雅黑" w:hAnsi="微软雅黑" w:eastAsia="微软雅黑" w:cs="微软雅黑"/>
          <w:i w:val="0"/>
          <w:iCs w:val="0"/>
          <w:caps w:val="0"/>
          <w:color w:val="0F1115"/>
          <w:spacing w:val="0"/>
          <w:sz w:val="18"/>
          <w:szCs w:val="18"/>
          <w:shd w:val="clear" w:fill="FFFFFF"/>
          <w:lang w:val="en-US" w:eastAsia="zh-CN"/>
        </w:rPr>
        <w:t>相关信息</w:t>
      </w:r>
      <w:r>
        <w:rPr>
          <w:rFonts w:hint="eastAsia" w:ascii="微软雅黑" w:hAnsi="微软雅黑" w:eastAsia="微软雅黑" w:cs="微软雅黑"/>
          <w:i w:val="0"/>
          <w:iCs w:val="0"/>
          <w:caps w:val="0"/>
          <w:color w:val="0F1115"/>
          <w:spacing w:val="0"/>
          <w:sz w:val="18"/>
          <w:szCs w:val="18"/>
          <w:shd w:val="clear" w:fill="FFFFFF"/>
        </w:rPr>
        <w:t>。</w:t>
      </w:r>
    </w:p>
    <w:p w14:paraId="63A016A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（3）平台保障采购人自主选择商品及供应商的权利。</w:t>
      </w:r>
    </w:p>
    <w:p w14:paraId="65EAF81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供应商对采购人就其提供的商品或者服务的质量和使用方法等问题提出的询问，应当作出真实、明确的答复。</w:t>
      </w:r>
    </w:p>
    <w:p w14:paraId="2C2063D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（5）</w:t>
      </w:r>
      <w:r>
        <w:rPr>
          <w:rFonts w:hint="eastAsia" w:ascii="微软雅黑" w:hAnsi="微软雅黑" w:eastAsia="微软雅黑" w:cs="微软雅黑"/>
          <w:i w:val="0"/>
          <w:iCs w:val="0"/>
          <w:caps w:val="0"/>
          <w:color w:val="0F1115"/>
          <w:spacing w:val="0"/>
          <w:sz w:val="18"/>
          <w:szCs w:val="18"/>
          <w:shd w:val="clear" w:fill="FFFFFF"/>
        </w:rPr>
        <w:t>供应商不得采用虚构交易、成交量或者虚假用户评价等不正当方式虚抬商誉，损害采购人合法权益。</w:t>
      </w:r>
    </w:p>
    <w:p w14:paraId="02F93B5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供应商未经采购人同意或者请求，不得向其发送商业性信息。</w:t>
      </w:r>
    </w:p>
    <w:p w14:paraId="56FA18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（7）</w:t>
      </w:r>
      <w:r>
        <w:rPr>
          <w:rFonts w:hint="eastAsia" w:ascii="微软雅黑" w:hAnsi="微软雅黑" w:eastAsia="微软雅黑" w:cs="微软雅黑"/>
          <w:i w:val="0"/>
          <w:iCs w:val="0"/>
          <w:caps w:val="0"/>
          <w:color w:val="0F1115"/>
          <w:spacing w:val="0"/>
          <w:sz w:val="18"/>
          <w:szCs w:val="18"/>
          <w:shd w:val="clear" w:fill="FFFFFF"/>
        </w:rPr>
        <w:t>供应商向采购人提供商品或者服务使用格式条款、通知、声明等的，应当以显著方式</w:t>
      </w:r>
      <w:r>
        <w:rPr>
          <w:rFonts w:hint="eastAsia" w:ascii="微软雅黑" w:hAnsi="微软雅黑" w:eastAsia="微软雅黑" w:cs="微软雅黑"/>
          <w:i w:val="0"/>
          <w:iCs w:val="0"/>
          <w:caps w:val="0"/>
          <w:color w:val="0F1115"/>
          <w:spacing w:val="0"/>
          <w:sz w:val="18"/>
          <w:szCs w:val="18"/>
          <w:shd w:val="clear" w:fill="FFFFFF"/>
          <w:lang w:val="en-US" w:eastAsia="zh-CN"/>
        </w:rPr>
        <w:t>提醒</w:t>
      </w:r>
      <w:r>
        <w:rPr>
          <w:rFonts w:hint="eastAsia" w:ascii="微软雅黑" w:hAnsi="微软雅黑" w:eastAsia="微软雅黑" w:cs="微软雅黑"/>
          <w:i w:val="0"/>
          <w:iCs w:val="0"/>
          <w:caps w:val="0"/>
          <w:color w:val="0F1115"/>
          <w:spacing w:val="0"/>
          <w:sz w:val="18"/>
          <w:szCs w:val="18"/>
          <w:shd w:val="clear" w:fill="FFFFFF"/>
        </w:rPr>
        <w:t>采购人注意与采购人有重大利害关系的内容，并按照采购人的要求予以说明，不得作出含免除或部分免除供应商责任、排除</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限制采购人权利内容的规定。平台有权对供应商使用的格式条款进行抽查，对违规条款要求限期整改。</w:t>
      </w:r>
    </w:p>
    <w:p w14:paraId="302C8FB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（8）</w:t>
      </w:r>
      <w:r>
        <w:rPr>
          <w:rFonts w:hint="eastAsia" w:ascii="微软雅黑" w:hAnsi="微软雅黑" w:eastAsia="微软雅黑" w:cs="微软雅黑"/>
          <w:i w:val="0"/>
          <w:iCs w:val="0"/>
          <w:caps w:val="0"/>
          <w:color w:val="0F1115"/>
          <w:spacing w:val="0"/>
          <w:sz w:val="18"/>
          <w:szCs w:val="18"/>
          <w:shd w:val="clear" w:fill="FFFFFF"/>
        </w:rPr>
        <w:t>采购人可通过平台投诉渠道对供应商侵害其权益的行为进行投诉，平台应在收到投诉后</w:t>
      </w:r>
      <w:r>
        <w:rPr>
          <w:rFonts w:hint="eastAsia" w:ascii="微软雅黑" w:hAnsi="微软雅黑" w:eastAsia="微软雅黑" w:cs="微软雅黑"/>
          <w:i w:val="0"/>
          <w:iCs w:val="0"/>
          <w:caps w:val="0"/>
          <w:color w:val="auto"/>
          <w:spacing w:val="0"/>
          <w:sz w:val="18"/>
          <w:szCs w:val="18"/>
          <w:shd w:val="clear" w:fill="auto"/>
        </w:rPr>
        <w:t>7个工作日内</w:t>
      </w:r>
      <w:r>
        <w:rPr>
          <w:rFonts w:hint="eastAsia" w:ascii="微软雅黑" w:hAnsi="微软雅黑" w:eastAsia="微软雅黑" w:cs="微软雅黑"/>
          <w:i w:val="0"/>
          <w:iCs w:val="0"/>
          <w:caps w:val="0"/>
          <w:color w:val="0F1115"/>
          <w:spacing w:val="0"/>
          <w:sz w:val="18"/>
          <w:szCs w:val="18"/>
          <w:shd w:val="clear" w:fill="FFFFFF"/>
        </w:rPr>
        <w:t>核实并反馈处理结果。</w:t>
      </w:r>
    </w:p>
    <w:p w14:paraId="30BDD1E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.2 采购人信息保护</w:t>
      </w:r>
    </w:p>
    <w:p w14:paraId="082E378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供应商收集、使用采购人信息，应当遵循合法、正当、必要的原则，事先明示信息收集与使用的目的、方式及范围，并取得采购人的明确同意。严禁违反法律、行政法规规定或双方约定，擅自收集、使用采购人信息，且不得收集与其提供的服务无关的信息。</w:t>
      </w:r>
    </w:p>
    <w:p w14:paraId="647B61E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供应商收集、使用采购人生物特征、医疗健康、金融账户、个人行踪等敏感信息的，应当逐项取得采购人同意；不得采用一次概括授权、默认授权、与其他授权捆绑等方式，强迫或者变相强迫采购人同意收集、使用与经营活动无直接关系的信息。</w:t>
      </w:r>
    </w:p>
    <w:p w14:paraId="1F40236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（3）供应商不得泄露、篡改、毁损其收集的采购人信息；除依法配合监管执法活动外，未经被收集者授权同意，不得向包括关联方在内的任何第三方提供该信息。</w:t>
      </w:r>
    </w:p>
    <w:p w14:paraId="215B2F8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供应商应当采取技术措施和其他必要措施，确保采购人信息安全，防止信息泄露、毁损、丢失。在发生或者可能发生采购人信息泄露、毁损、丢失的情况时，应当立即采取补救措施，按照规定及时告知采购人并向平台及有关主管部门报告。</w:t>
      </w:r>
    </w:p>
    <w:p w14:paraId="745E6F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default" w:ascii="Segoe UI" w:hAnsi="Segoe UI" w:eastAsia="Segoe UI" w:cs="Segoe UI"/>
          <w:i w:val="0"/>
          <w:iCs w:val="0"/>
          <w:caps w:val="0"/>
          <w:spacing w:val="0"/>
          <w:sz w:val="16"/>
          <w:szCs w:val="16"/>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供应商应当严格依照法律、行政法规规定或双方约定，妥善处理其保存的采购人信息；因供应商原因导致采购人信息泄露并造成损失的，供应商应承担相应法律责任，平台可视情节对供应商采取限制权限、冻结账号等措施。</w:t>
      </w:r>
      <w:r>
        <w:rPr>
          <w:rFonts w:hint="default" w:ascii="Segoe UI" w:hAnsi="Segoe UI" w:eastAsia="Segoe UI" w:cs="Segoe UI"/>
          <w:i w:val="0"/>
          <w:iCs w:val="0"/>
          <w:caps w:val="0"/>
          <w:color w:val="0F1115"/>
          <w:spacing w:val="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2943DB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九</w:t>
      </w:r>
      <w:r>
        <w:rPr>
          <w:rFonts w:hint="eastAsia" w:ascii="微软雅黑" w:hAnsi="微软雅黑" w:eastAsia="微软雅黑" w:cs="微软雅黑"/>
          <w:b/>
          <w:bCs/>
          <w:caps w:val="0"/>
          <w:color w:val="0F1115"/>
          <w:spacing w:val="0"/>
          <w:sz w:val="22"/>
          <w:szCs w:val="22"/>
          <w:shd w:val="clear" w:fill="FFFFFF"/>
        </w:rPr>
        <w:t>章 供应商分级与管理</w:t>
      </w:r>
    </w:p>
    <w:p w14:paraId="24F2136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9</w:t>
      </w:r>
      <w:r>
        <w:rPr>
          <w:rStyle w:val="8"/>
          <w:rFonts w:hint="eastAsia" w:ascii="微软雅黑" w:hAnsi="微软雅黑" w:eastAsia="微软雅黑" w:cs="微软雅黑"/>
          <w:b w:val="0"/>
          <w:bCs w:val="0"/>
          <w:i w:val="0"/>
          <w:iCs w:val="0"/>
          <w:caps w:val="0"/>
          <w:color w:val="0F1115"/>
          <w:spacing w:val="0"/>
          <w:sz w:val="18"/>
          <w:szCs w:val="18"/>
          <w:shd w:val="clear" w:fill="FFFFFF"/>
        </w:rPr>
        <w:t>.1 供应商分级</w:t>
      </w:r>
    </w:p>
    <w:p w14:paraId="17B32D6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Fonts w:hint="eastAsia" w:ascii="微软雅黑" w:hAnsi="微软雅黑" w:eastAsia="微软雅黑" w:cs="微软雅黑"/>
          <w:b w:val="0"/>
          <w:bCs w:val="0"/>
          <w:i w:val="0"/>
          <w:iCs w:val="0"/>
          <w:caps w:val="0"/>
          <w:color w:val="0F1115"/>
          <w:spacing w:val="0"/>
          <w:sz w:val="18"/>
          <w:szCs w:val="18"/>
          <w:shd w:val="clear" w:fill="FFFFFF"/>
        </w:rPr>
        <w:t>平台根据供应商的资质、交易</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数据</w:t>
      </w:r>
      <w:r>
        <w:rPr>
          <w:rFonts w:hint="eastAsia" w:ascii="微软雅黑" w:hAnsi="微软雅黑" w:eastAsia="微软雅黑" w:cs="微软雅黑"/>
          <w:b w:val="0"/>
          <w:bCs w:val="0"/>
          <w:i w:val="0"/>
          <w:iCs w:val="0"/>
          <w:caps w:val="0"/>
          <w:color w:val="0F1115"/>
          <w:spacing w:val="0"/>
          <w:sz w:val="18"/>
          <w:szCs w:val="18"/>
          <w:shd w:val="clear" w:fill="FFFFFF"/>
        </w:rPr>
        <w:t>、履约能力等因素，对供应商进行综合评级。评级和程序</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的</w:t>
      </w:r>
      <w:r>
        <w:rPr>
          <w:rFonts w:hint="eastAsia" w:ascii="微软雅黑" w:hAnsi="微软雅黑" w:eastAsia="微软雅黑" w:cs="微软雅黑"/>
          <w:sz w:val="18"/>
          <w:szCs w:val="18"/>
        </w:rPr>
        <w:t>具体标准由平台另行制定并公布</w:t>
      </w:r>
      <w:r>
        <w:rPr>
          <w:rFonts w:hint="eastAsia" w:ascii="微软雅黑" w:hAnsi="微软雅黑" w:eastAsia="微软雅黑" w:cs="微软雅黑"/>
          <w:b w:val="0"/>
          <w:bCs w:val="0"/>
          <w:i w:val="0"/>
          <w:iCs w:val="0"/>
          <w:caps w:val="0"/>
          <w:color w:val="0F1115"/>
          <w:spacing w:val="0"/>
          <w:sz w:val="18"/>
          <w:szCs w:val="18"/>
          <w:shd w:val="clear" w:fill="FFFFFF"/>
        </w:rPr>
        <w:t>。</w:t>
      </w:r>
    </w:p>
    <w:p w14:paraId="53BD416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不同等级的供应商在平台享有不同的权益，如参与营销活动、获得流量支持、享受优先推荐</w:t>
      </w:r>
      <w:r>
        <w:rPr>
          <w:rFonts w:hint="eastAsia" w:ascii="微软雅黑" w:hAnsi="微软雅黑" w:eastAsia="微软雅黑" w:cs="微软雅黑"/>
          <w:b w:val="0"/>
          <w:bCs w:val="0"/>
          <w:i w:val="0"/>
          <w:iCs w:val="0"/>
          <w:caps w:val="0"/>
          <w:color w:val="0F1115"/>
          <w:spacing w:val="0"/>
          <w:sz w:val="18"/>
          <w:szCs w:val="18"/>
          <w:shd w:val="clear" w:fill="FFFFFF"/>
          <w:lang w:eastAsia="zh-CN"/>
        </w:rPr>
        <w:t>、</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优先分配需求单</w:t>
      </w:r>
      <w:r>
        <w:rPr>
          <w:rFonts w:hint="eastAsia" w:ascii="微软雅黑" w:hAnsi="微软雅黑" w:eastAsia="微软雅黑" w:cs="微软雅黑"/>
          <w:b w:val="0"/>
          <w:bCs w:val="0"/>
          <w:i w:val="0"/>
          <w:iCs w:val="0"/>
          <w:caps w:val="0"/>
          <w:color w:val="0F1115"/>
          <w:spacing w:val="0"/>
          <w:sz w:val="18"/>
          <w:szCs w:val="18"/>
          <w:shd w:val="clear" w:fill="FFFFFF"/>
        </w:rPr>
        <w:t>等。</w:t>
      </w:r>
    </w:p>
    <w:p w14:paraId="6F73BE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平台</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按照固定时间</w:t>
      </w:r>
      <w:r>
        <w:rPr>
          <w:rFonts w:hint="eastAsia" w:ascii="微软雅黑" w:hAnsi="微软雅黑" w:eastAsia="微软雅黑" w:cs="微软雅黑"/>
          <w:b w:val="0"/>
          <w:bCs w:val="0"/>
          <w:i w:val="0"/>
          <w:iCs w:val="0"/>
          <w:caps w:val="0"/>
          <w:color w:val="0F1115"/>
          <w:spacing w:val="0"/>
          <w:sz w:val="18"/>
          <w:szCs w:val="18"/>
          <w:shd w:val="clear" w:fill="FFFFFF"/>
        </w:rPr>
        <w:t>对供应商进行复评，根据复评结果调整等级。</w:t>
      </w:r>
    </w:p>
    <w:p w14:paraId="183663F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9</w:t>
      </w:r>
      <w:r>
        <w:rPr>
          <w:rStyle w:val="8"/>
          <w:rFonts w:hint="eastAsia" w:ascii="微软雅黑" w:hAnsi="微软雅黑" w:eastAsia="微软雅黑" w:cs="微软雅黑"/>
          <w:b w:val="0"/>
          <w:bCs w:val="0"/>
          <w:i w:val="0"/>
          <w:iCs w:val="0"/>
          <w:caps w:val="0"/>
          <w:color w:val="0F1115"/>
          <w:spacing w:val="0"/>
          <w:sz w:val="18"/>
          <w:szCs w:val="18"/>
          <w:shd w:val="clear" w:fill="FFFFFF"/>
        </w:rPr>
        <w:t>.2 绩效评估</w:t>
      </w:r>
    </w:p>
    <w:p w14:paraId="4CC6D62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Fonts w:hint="eastAsia" w:ascii="微软雅黑" w:hAnsi="微软雅黑" w:eastAsia="微软雅黑" w:cs="微软雅黑"/>
          <w:b w:val="0"/>
          <w:bCs w:val="0"/>
          <w:i w:val="0"/>
          <w:iCs w:val="0"/>
          <w:caps w:val="0"/>
          <w:color w:val="0F1115"/>
          <w:spacing w:val="0"/>
          <w:sz w:val="18"/>
          <w:szCs w:val="18"/>
          <w:shd w:val="clear" w:fill="FFFFFF"/>
        </w:rPr>
        <w:t>平台建立供应商绩效评估体系，定期对供应商的履约情况、交易质量、售后响应、</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投诉</w:t>
      </w:r>
      <w:r>
        <w:rPr>
          <w:rFonts w:hint="eastAsia" w:ascii="微软雅黑" w:hAnsi="微软雅黑" w:eastAsia="微软雅黑" w:cs="微软雅黑"/>
          <w:b w:val="0"/>
          <w:bCs w:val="0"/>
          <w:i w:val="0"/>
          <w:iCs w:val="0"/>
          <w:caps w:val="0"/>
          <w:color w:val="0F1115"/>
          <w:spacing w:val="0"/>
          <w:sz w:val="18"/>
          <w:szCs w:val="18"/>
          <w:shd w:val="clear" w:fill="FFFFFF"/>
        </w:rPr>
        <w:t>记录等进行综合评分。</w:t>
      </w:r>
    </w:p>
    <w:p w14:paraId="52FFD6E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绩效评估结果作为供应商续约</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和</w:t>
      </w:r>
      <w:r>
        <w:rPr>
          <w:rFonts w:hint="eastAsia" w:ascii="微软雅黑" w:hAnsi="微软雅黑" w:eastAsia="微软雅黑" w:cs="微软雅黑"/>
          <w:b w:val="0"/>
          <w:bCs w:val="0"/>
          <w:i w:val="0"/>
          <w:iCs w:val="0"/>
          <w:caps w:val="0"/>
          <w:color w:val="0F1115"/>
          <w:spacing w:val="0"/>
          <w:sz w:val="18"/>
          <w:szCs w:val="18"/>
          <w:shd w:val="clear" w:fill="FFFFFF"/>
        </w:rPr>
        <w:t>清退的重要依据。</w:t>
      </w:r>
    </w:p>
    <w:p w14:paraId="08DB0C3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供应商对绩效评估结果有异议的，可在结果公布后</w:t>
      </w:r>
      <w:r>
        <w:rPr>
          <w:rFonts w:hint="eastAsia" w:ascii="微软雅黑" w:hAnsi="微软雅黑" w:eastAsia="微软雅黑" w:cs="微软雅黑"/>
          <w:b w:val="0"/>
          <w:bCs w:val="0"/>
          <w:i w:val="0"/>
          <w:iCs w:val="0"/>
          <w:caps w:val="0"/>
          <w:color w:val="auto"/>
          <w:spacing w:val="0"/>
          <w:sz w:val="18"/>
          <w:szCs w:val="18"/>
          <w:shd w:val="clear" w:fill="auto"/>
        </w:rPr>
        <w:t>10个工作日</w:t>
      </w:r>
      <w:r>
        <w:rPr>
          <w:rFonts w:hint="eastAsia" w:ascii="微软雅黑" w:hAnsi="微软雅黑" w:eastAsia="微软雅黑" w:cs="微软雅黑"/>
          <w:b w:val="0"/>
          <w:bCs w:val="0"/>
          <w:i w:val="0"/>
          <w:iCs w:val="0"/>
          <w:caps w:val="0"/>
          <w:color w:val="0F1115"/>
          <w:spacing w:val="0"/>
          <w:sz w:val="18"/>
          <w:szCs w:val="18"/>
          <w:shd w:val="clear" w:fill="FFFFFF"/>
        </w:rPr>
        <w:t>内向平台提出复核申请，平台应在</w:t>
      </w:r>
      <w:r>
        <w:rPr>
          <w:rFonts w:hint="eastAsia" w:ascii="微软雅黑" w:hAnsi="微软雅黑" w:eastAsia="微软雅黑" w:cs="微软雅黑"/>
          <w:b w:val="0"/>
          <w:bCs w:val="0"/>
          <w:i w:val="0"/>
          <w:iCs w:val="0"/>
          <w:caps w:val="0"/>
          <w:color w:val="auto"/>
          <w:spacing w:val="0"/>
          <w:sz w:val="18"/>
          <w:szCs w:val="18"/>
          <w:shd w:val="clear" w:fill="auto"/>
        </w:rPr>
        <w:t>15个工作日内</w:t>
      </w:r>
      <w:r>
        <w:rPr>
          <w:rFonts w:hint="eastAsia" w:ascii="微软雅黑" w:hAnsi="微软雅黑" w:eastAsia="微软雅黑" w:cs="微软雅黑"/>
          <w:b w:val="0"/>
          <w:bCs w:val="0"/>
          <w:i w:val="0"/>
          <w:iCs w:val="0"/>
          <w:caps w:val="0"/>
          <w:color w:val="0F1115"/>
          <w:spacing w:val="0"/>
          <w:sz w:val="18"/>
          <w:szCs w:val="18"/>
          <w:shd w:val="clear" w:fill="FFFFFF"/>
        </w:rPr>
        <w:t>予以答复。</w:t>
      </w:r>
    </w:p>
    <w:p w14:paraId="1F52669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6B15D6E">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十</w:t>
      </w:r>
      <w:r>
        <w:rPr>
          <w:rFonts w:hint="eastAsia" w:ascii="微软雅黑" w:hAnsi="微软雅黑" w:eastAsia="微软雅黑" w:cs="微软雅黑"/>
          <w:b/>
          <w:bCs/>
          <w:caps w:val="0"/>
          <w:color w:val="0F1115"/>
          <w:spacing w:val="0"/>
          <w:sz w:val="22"/>
          <w:szCs w:val="22"/>
          <w:shd w:val="clear" w:fill="FFFFFF"/>
        </w:rPr>
        <w:t>章 违规行为与处理</w:t>
      </w:r>
    </w:p>
    <w:p w14:paraId="1A63261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10</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.1 供应商违反法律法规、平台规则、入驻协议、履约承诺的，均视为违规，包括但不限于：</w:t>
      </w:r>
    </w:p>
    <w:p w14:paraId="00A4A19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9"/>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（1）资质 / 材料 / 商品信息造假；</w:t>
      </w:r>
    </w:p>
    <w:p w14:paraId="2DBE6DB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9"/>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（2）销售假冒、侵权、不合格商品；</w:t>
      </w:r>
    </w:p>
    <w:p w14:paraId="5D7670C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9"/>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（3）不履约、延迟履约、拒绝售后、恶意取消订单；</w:t>
      </w:r>
    </w:p>
    <w:p w14:paraId="0A4AB94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9"/>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（4）虚假宣传、不正当竞争、价格违规；</w:t>
      </w:r>
    </w:p>
    <w:p w14:paraId="512EABD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9"/>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（5）泄露信息、违规获客、侵害采购人权益；</w:t>
      </w:r>
    </w:p>
    <w:p w14:paraId="4FA64E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9"/>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（6）拒不配合监管、核查、整改等。</w:t>
      </w:r>
    </w:p>
    <w:p w14:paraId="7CF163A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10</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.2 平台根据违规情节，采取提醒、警告、扣分、限制功能、暂停交易、下架商品、强制清退等处理。</w:t>
      </w:r>
    </w:p>
    <w:p w14:paraId="376DAC2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10</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.3 扣分实行年度周期管理，多次违规、严重违规从重处理。</w:t>
      </w:r>
    </w:p>
    <w:p w14:paraId="7ED26C5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default" w:ascii="Segoe UI" w:hAnsi="Segoe UI" w:eastAsia="Segoe UI" w:cs="Segoe UI"/>
          <w:i w:val="0"/>
          <w:iCs w:val="0"/>
          <w:caps w:val="0"/>
          <w:spacing w:val="0"/>
          <w:sz w:val="16"/>
          <w:szCs w:val="16"/>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10</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.4 供应商对处理决定有异议的，可在规定时限内提出申诉，申诉期间不停止处理执行。</w:t>
      </w:r>
      <w:r>
        <w:rPr>
          <w:rFonts w:hint="default" w:ascii="Segoe UI" w:hAnsi="Segoe UI" w:eastAsia="Segoe UI" w:cs="Segoe UI"/>
          <w:i w:val="0"/>
          <w:iCs w:val="0"/>
          <w:caps w:val="0"/>
          <w:color w:val="0F1115"/>
          <w:spacing w:val="0"/>
          <w:sz w:val="16"/>
          <w:szCs w:val="1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C8A55C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十一</w:t>
      </w:r>
      <w:r>
        <w:rPr>
          <w:rFonts w:hint="eastAsia" w:ascii="微软雅黑" w:hAnsi="微软雅黑" w:eastAsia="微软雅黑" w:cs="微软雅黑"/>
          <w:b/>
          <w:bCs/>
          <w:caps w:val="0"/>
          <w:color w:val="0F1115"/>
          <w:spacing w:val="0"/>
          <w:sz w:val="22"/>
          <w:szCs w:val="22"/>
          <w:shd w:val="clear" w:fill="FFFFFF"/>
        </w:rPr>
        <w:t>章 附则</w:t>
      </w:r>
    </w:p>
    <w:p w14:paraId="0D648A09">
      <w:pPr>
        <w:pStyle w:val="5"/>
        <w:keepNext w:val="0"/>
        <w:keepLines w:val="0"/>
        <w:widowControl/>
        <w:suppressLineNumbers w:val="0"/>
        <w:shd w:val="clear" w:fill="FFFFFF"/>
        <w:spacing w:before="160" w:beforeAutospacing="0" w:after="160" w:afterAutospacing="0"/>
        <w:ind w:left="0" w:right="0" w:firstLine="0"/>
        <w:outlineLvl w:val="1"/>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11</w:t>
      </w:r>
      <w:r>
        <w:rPr>
          <w:rFonts w:hint="eastAsia" w:ascii="微软雅黑" w:hAnsi="微软雅黑" w:eastAsia="微软雅黑" w:cs="微软雅黑"/>
          <w:i w:val="0"/>
          <w:iCs w:val="0"/>
          <w:caps w:val="0"/>
          <w:color w:val="0F1115"/>
          <w:spacing w:val="0"/>
          <w:sz w:val="18"/>
          <w:szCs w:val="18"/>
          <w:shd w:val="clear" w:fill="FFFFFF"/>
        </w:rPr>
        <w:t>.1 本</w:t>
      </w:r>
      <w:r>
        <w:rPr>
          <w:rFonts w:hint="eastAsia" w:ascii="微软雅黑" w:hAnsi="微软雅黑" w:eastAsia="微软雅黑" w:cs="微软雅黑"/>
          <w:i w:val="0"/>
          <w:iCs w:val="0"/>
          <w:caps w:val="0"/>
          <w:color w:val="0F1115"/>
          <w:spacing w:val="0"/>
          <w:sz w:val="18"/>
          <w:szCs w:val="18"/>
          <w:shd w:val="clear" w:fill="FFFFFF"/>
          <w:lang w:val="en-US" w:eastAsia="zh-CN"/>
        </w:rPr>
        <w:t>总</w:t>
      </w:r>
      <w:r>
        <w:rPr>
          <w:rFonts w:hint="eastAsia" w:ascii="微软雅黑" w:hAnsi="微软雅黑" w:eastAsia="微软雅黑" w:cs="微软雅黑"/>
          <w:i w:val="0"/>
          <w:iCs w:val="0"/>
          <w:caps w:val="0"/>
          <w:color w:val="0F1115"/>
          <w:spacing w:val="0"/>
          <w:sz w:val="18"/>
          <w:szCs w:val="18"/>
          <w:shd w:val="clear" w:fill="FFFFFF"/>
        </w:rPr>
        <w:t>则</w:t>
      </w:r>
      <w:r>
        <w:rPr>
          <w:rFonts w:hint="eastAsia" w:ascii="微软雅黑" w:hAnsi="微软雅黑" w:eastAsia="微软雅黑" w:cs="微软雅黑"/>
          <w:i w:val="0"/>
          <w:iCs w:val="0"/>
          <w:caps w:val="0"/>
          <w:color w:val="0F1115"/>
          <w:spacing w:val="0"/>
          <w:sz w:val="18"/>
          <w:szCs w:val="18"/>
          <w:shd w:val="clear" w:fill="FFFFFF"/>
          <w:lang w:val="en-US" w:eastAsia="zh-CN"/>
        </w:rPr>
        <w:t>最终解释权归平台所有，平台</w:t>
      </w:r>
      <w:r>
        <w:rPr>
          <w:rFonts w:hint="eastAsia" w:ascii="微软雅黑" w:hAnsi="微软雅黑" w:eastAsia="微软雅黑" w:cs="微软雅黑"/>
          <w:i w:val="0"/>
          <w:iCs w:val="0"/>
          <w:caps w:val="0"/>
          <w:color w:val="0F1115"/>
          <w:spacing w:val="0"/>
          <w:sz w:val="18"/>
          <w:szCs w:val="18"/>
          <w:shd w:val="clear" w:fill="FFFFFF"/>
        </w:rPr>
        <w:t>根据国家在采购方面的有关规定和管理需要及时予以修订、完善。</w:t>
      </w:r>
    </w:p>
    <w:p w14:paraId="53D8BE79">
      <w:pPr>
        <w:pStyle w:val="5"/>
        <w:keepNext w:val="0"/>
        <w:keepLines w:val="0"/>
        <w:widowControl/>
        <w:suppressLineNumbers w:val="0"/>
        <w:shd w:val="clear" w:fill="FFFFFF"/>
        <w:spacing w:before="160" w:beforeAutospacing="0" w:after="160" w:afterAutospacing="0"/>
        <w:ind w:left="0" w:right="0" w:firstLine="0"/>
        <w:outlineLvl w:val="1"/>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11</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 xml:space="preserve"> 本规则的规定同供应商与阳光优采平台签署的其他协议不一致的，优先适用本规则。</w:t>
      </w:r>
    </w:p>
    <w:p w14:paraId="19AA3A41">
      <w:pPr>
        <w:pStyle w:val="5"/>
        <w:keepNext w:val="0"/>
        <w:keepLines w:val="0"/>
        <w:widowControl/>
        <w:suppressLineNumbers w:val="0"/>
        <w:shd w:val="clear" w:fill="FFFFFF"/>
        <w:spacing w:before="160" w:beforeAutospacing="0" w:after="160" w:afterAutospacing="0"/>
        <w:ind w:left="0" w:right="0" w:firstLine="0"/>
        <w:outlineLvl w:val="1"/>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11</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 xml:space="preserve"> 本规则自发布之日起实施。</w:t>
      </w:r>
    </w:p>
    <w:p w14:paraId="360A303B">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p>
    <w:p w14:paraId="012B82BD">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p>
    <w:p w14:paraId="3BF526BF">
      <w:pPr>
        <w:pStyle w:val="5"/>
        <w:keepNext w:val="0"/>
        <w:keepLines w:val="0"/>
        <w:widowControl/>
        <w:suppressLineNumbers w:val="0"/>
        <w:shd w:val="clear" w:fill="FFFFFF"/>
        <w:spacing w:before="160" w:beforeAutospacing="0" w:after="160" w:afterAutospacing="0"/>
        <w:ind w:left="0" w:right="0" w:firstLine="0"/>
        <w:rPr>
          <w:rFonts w:hint="default" w:ascii="微软雅黑" w:hAnsi="微软雅黑" w:eastAsia="微软雅黑" w:cs="微软雅黑"/>
          <w:i w:val="0"/>
          <w:iCs w:val="0"/>
          <w:caps w:val="0"/>
          <w:color w:val="0F1115"/>
          <w:spacing w:val="0"/>
          <w:sz w:val="18"/>
          <w:szCs w:val="18"/>
          <w:shd w:val="clear" w:fill="FFFFFF"/>
          <w:lang w:val="en-US" w:eastAsia="zh-CN"/>
        </w:rPr>
      </w:pPr>
    </w:p>
    <w:sectPr>
      <w:pgSz w:w="11906" w:h="16838"/>
      <w:pgMar w:top="1701"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城外飞雪丶">
    <w15:presenceInfo w15:providerId="WPS Office" w15:userId="143446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4466B"/>
    <w:rsid w:val="00026D57"/>
    <w:rsid w:val="001315D9"/>
    <w:rsid w:val="002C697C"/>
    <w:rsid w:val="003469A9"/>
    <w:rsid w:val="00DC7212"/>
    <w:rsid w:val="031D71A8"/>
    <w:rsid w:val="03D021FD"/>
    <w:rsid w:val="048B50CC"/>
    <w:rsid w:val="04E44D49"/>
    <w:rsid w:val="05155C80"/>
    <w:rsid w:val="053962ED"/>
    <w:rsid w:val="069B482B"/>
    <w:rsid w:val="06A00CD4"/>
    <w:rsid w:val="078E1670"/>
    <w:rsid w:val="08887C04"/>
    <w:rsid w:val="08905A96"/>
    <w:rsid w:val="08D1042B"/>
    <w:rsid w:val="08E471C1"/>
    <w:rsid w:val="09332DB1"/>
    <w:rsid w:val="09337953"/>
    <w:rsid w:val="09B4110E"/>
    <w:rsid w:val="0C6852C9"/>
    <w:rsid w:val="0DDF0B73"/>
    <w:rsid w:val="0FE62AB8"/>
    <w:rsid w:val="110824D9"/>
    <w:rsid w:val="125E07A7"/>
    <w:rsid w:val="13974BA2"/>
    <w:rsid w:val="14CF6E10"/>
    <w:rsid w:val="14F926F4"/>
    <w:rsid w:val="1AD63F77"/>
    <w:rsid w:val="1B343855"/>
    <w:rsid w:val="1CBA6C0D"/>
    <w:rsid w:val="1CBB2985"/>
    <w:rsid w:val="1D3A54A0"/>
    <w:rsid w:val="1FA16BB5"/>
    <w:rsid w:val="21076199"/>
    <w:rsid w:val="23071D6D"/>
    <w:rsid w:val="236271B7"/>
    <w:rsid w:val="23FB2ABA"/>
    <w:rsid w:val="24A05108"/>
    <w:rsid w:val="254E75C1"/>
    <w:rsid w:val="259744CE"/>
    <w:rsid w:val="26286ADD"/>
    <w:rsid w:val="27781B9E"/>
    <w:rsid w:val="29F17500"/>
    <w:rsid w:val="2A4A05ED"/>
    <w:rsid w:val="2AEE4692"/>
    <w:rsid w:val="2C2916B9"/>
    <w:rsid w:val="2EE15784"/>
    <w:rsid w:val="2FAC4ADB"/>
    <w:rsid w:val="2FBE3C6C"/>
    <w:rsid w:val="30C419B0"/>
    <w:rsid w:val="31DD6D0F"/>
    <w:rsid w:val="31E55247"/>
    <w:rsid w:val="32E44827"/>
    <w:rsid w:val="35973B37"/>
    <w:rsid w:val="370C5E5F"/>
    <w:rsid w:val="37C9672D"/>
    <w:rsid w:val="37D20E57"/>
    <w:rsid w:val="3A824721"/>
    <w:rsid w:val="3ABF0A07"/>
    <w:rsid w:val="40942A22"/>
    <w:rsid w:val="41223A40"/>
    <w:rsid w:val="425E5DDC"/>
    <w:rsid w:val="42997F6C"/>
    <w:rsid w:val="42DA327F"/>
    <w:rsid w:val="43853D22"/>
    <w:rsid w:val="4566248C"/>
    <w:rsid w:val="458B1E98"/>
    <w:rsid w:val="46085A31"/>
    <w:rsid w:val="47572B5A"/>
    <w:rsid w:val="47997DA4"/>
    <w:rsid w:val="47AA7F63"/>
    <w:rsid w:val="482079BC"/>
    <w:rsid w:val="48C939CE"/>
    <w:rsid w:val="49AE1439"/>
    <w:rsid w:val="4A4007C9"/>
    <w:rsid w:val="4AA71E64"/>
    <w:rsid w:val="4BCE39B5"/>
    <w:rsid w:val="4CFF575A"/>
    <w:rsid w:val="4D2931C7"/>
    <w:rsid w:val="4E510A8E"/>
    <w:rsid w:val="4F0B7849"/>
    <w:rsid w:val="4F9546EF"/>
    <w:rsid w:val="50275C08"/>
    <w:rsid w:val="5114466B"/>
    <w:rsid w:val="51350A7E"/>
    <w:rsid w:val="51602DBD"/>
    <w:rsid w:val="53917AA7"/>
    <w:rsid w:val="5482183C"/>
    <w:rsid w:val="557051EC"/>
    <w:rsid w:val="55F54236"/>
    <w:rsid w:val="56933016"/>
    <w:rsid w:val="572B10A2"/>
    <w:rsid w:val="575558E5"/>
    <w:rsid w:val="578C4726"/>
    <w:rsid w:val="57FF05EB"/>
    <w:rsid w:val="59223706"/>
    <w:rsid w:val="593B2C32"/>
    <w:rsid w:val="5AEC75FD"/>
    <w:rsid w:val="5B1C2265"/>
    <w:rsid w:val="5E5B4E53"/>
    <w:rsid w:val="5E7D7AC0"/>
    <w:rsid w:val="5F977D43"/>
    <w:rsid w:val="600617F5"/>
    <w:rsid w:val="61114479"/>
    <w:rsid w:val="61AA459A"/>
    <w:rsid w:val="633700B1"/>
    <w:rsid w:val="638369B0"/>
    <w:rsid w:val="63A44853"/>
    <w:rsid w:val="65A60094"/>
    <w:rsid w:val="65D87EA7"/>
    <w:rsid w:val="65F067C8"/>
    <w:rsid w:val="68C11690"/>
    <w:rsid w:val="6A162576"/>
    <w:rsid w:val="6CA962C7"/>
    <w:rsid w:val="6D761020"/>
    <w:rsid w:val="6DBD19C1"/>
    <w:rsid w:val="6DDD45E2"/>
    <w:rsid w:val="6FB93481"/>
    <w:rsid w:val="728523BF"/>
    <w:rsid w:val="76841AFC"/>
    <w:rsid w:val="77530965"/>
    <w:rsid w:val="7B166879"/>
    <w:rsid w:val="7BEE0EE2"/>
    <w:rsid w:val="7C381CCE"/>
    <w:rsid w:val="7D141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3183</Words>
  <Characters>3257</Characters>
  <Lines>0</Lines>
  <Paragraphs>0</Paragraphs>
  <TotalTime>97</TotalTime>
  <ScaleCrop>false</ScaleCrop>
  <LinksUpToDate>false</LinksUpToDate>
  <CharactersWithSpaces>3303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2026-02-24T00:26:00Z</dcterms:created>
  <dc:creator>城外飞雪丶</dc:creator>
  <cp:lastModifiedBy>陈海勇</cp:lastModifiedBy>
  <dcterms:modified xsi:type="dcterms:W3CDTF">2026-05-25T08:39:36Z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C9DEA062F45B4265B5271ED08679CCFD_13</vt:lpwstr>
  </property>
  <property fmtid="{D5CDD505-2E9C-101B-9397-08002B2CF9AE}" pid="4" name="KSOTemplateDocerSaveRecord">
    <vt:lpwstr>eyJoZGlkIjoiOWQ4NzQ2NDA2Mjk4MzBjMjFlZDk1ZWU3MWU0M2U3MTgiLCJ1c2VySWQiOiI0MjIzNjk0MzYifQ==</vt:lpwstr>
  </property>
</Properties>
</file>