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方正大标宋_GBK" w:hAnsi="方正大标宋_GBK" w:eastAsia="方正大标宋_GBK" w:cs="方正大标宋_GBK"/>
          <w:sz w:val="44"/>
          <w:szCs w:val="44"/>
          <w:lang w:val="en-US" w:eastAsia="zh-CN"/>
        </w:rPr>
      </w:pPr>
      <w:r>
        <w:rPr>
          <w:rFonts w:hint="eastAsia" w:ascii="方正大标宋_GBK" w:hAnsi="方正大标宋_GBK" w:eastAsia="方正大标宋_GBK" w:cs="方正大标宋_GBK"/>
          <w:sz w:val="44"/>
          <w:szCs w:val="44"/>
          <w:lang w:val="en-US" w:eastAsia="zh-CN"/>
        </w:rPr>
        <w:t>“安徽省阳光采购电子商城”供应商管理暂行办法</w:t>
      </w:r>
    </w:p>
    <w:p w14:paraId="48F73E62">
      <w:pPr>
        <w:pStyle w:val="3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 w:afterAutospacing="0" w:line="560" w:lineRule="exact"/>
        <w:ind w:right="0" w:firstLine="643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shd w:val="clear" w:color="auto" w:fill="FFFFFF"/>
          <w:lang w:eastAsia="zh"/>
          <w:woUserID w:val="5"/>
        </w:rPr>
      </w:pPr>
      <w:r>
        <w:rPr>
          <w:rFonts w:hint="eastAsia" w:ascii="方正仿宋_GB2312" w:hAnsi="方正仿宋_GB2312" w:eastAsia="方正仿宋_GB2312" w:cs="方正仿宋_GB2312"/>
          <w:b/>
          <w:bCs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 xml:space="preserve">第一条 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依据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《中华人民共和国政府采购法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》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《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关于规范中央企业采购管理工作的指导意见</w:t>
      </w:r>
      <w:del w:id="0" w:author="高" w:date="2026-03-18T16:22:31Z">
        <w:r>
          <w:rPr>
            <w:rFonts w:hint="eastAsia" w:ascii="方正仿宋_GB2312" w:hAnsi="方正仿宋_GB2312" w:eastAsia="方正仿宋_GB2312" w:cs="方正仿宋_GB2312"/>
            <w:spacing w:val="-4"/>
            <w:kern w:val="0"/>
            <w:sz w:val="32"/>
            <w:szCs w:val="32"/>
            <w:shd w:val="clear" w:color="auto" w:fill="FFFFFF"/>
            <w:lang w:val="en-US" w:eastAsia="en-US" w:bidi="ar-SA"/>
          </w:rPr>
          <w:delText xml:space="preserve"> </w:delText>
        </w:r>
      </w:del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》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《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中华人民共和国电子商务法》等法律法规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，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为进一步规范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“安徽省阳光采购电子商城”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运作和管理，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切实保障各方权益，维护市场秩序，促进“安徽省阳光采购电子商城”持续健康发展，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制定本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办法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。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5"/>
        </w:rPr>
        <w:t xml:space="preserve">   </w:t>
      </w:r>
    </w:p>
    <w:p w14:paraId="4DA6F1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7" w:firstLineChars="200"/>
        <w:jc w:val="both"/>
        <w:textAlignment w:val="auto"/>
        <w:rPr>
          <w:rFonts w:hint="eastAsia" w:ascii="仿宋_GB2312" w:hAnsi="Times New Roman" w:eastAsia="仿宋_GB2312" w:cs="Times New Roman"/>
          <w:spacing w:val="-4"/>
          <w:kern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spacing w:val="-4"/>
          <w:kern w:val="0"/>
          <w:sz w:val="32"/>
          <w:szCs w:val="32"/>
          <w:shd w:val="clear" w:color="auto" w:fill="FFFFFF"/>
        </w:rPr>
        <w:t xml:space="preserve">第二条 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/>
        </w:rPr>
        <w:t>入驻“安徽省阳光采购电子商城”</w:t>
      </w:r>
      <w:r>
        <w:rPr>
          <w:rFonts w:hint="default" w:ascii="仿宋_GB2312" w:hAnsi="Times New Roman" w:eastAsia="仿宋_GB2312" w:cs="Times New Roman"/>
          <w:spacing w:val="-4"/>
          <w:kern w:val="0"/>
          <w:sz w:val="32"/>
          <w:szCs w:val="32"/>
          <w:shd w:val="clear" w:color="auto" w:fill="FFFFFF"/>
          <w:lang w:val="en-US" w:eastAsia="zh-CN"/>
        </w:rPr>
        <w:t>的供应商，均适用本</w:t>
      </w:r>
      <w:r>
        <w:rPr>
          <w:rFonts w:hint="eastAsia" w:ascii="仿宋_GB2312" w:hAnsi="Times New Roman" w:eastAsia="仿宋_GB2312" w:cs="Times New Roman"/>
          <w:spacing w:val="-4"/>
          <w:kern w:val="0"/>
          <w:sz w:val="32"/>
          <w:szCs w:val="32"/>
          <w:shd w:val="clear" w:color="auto" w:fill="FFFFFF"/>
          <w:lang w:val="en-US" w:eastAsia="zh-CN"/>
        </w:rPr>
        <w:t>办法。</w:t>
      </w:r>
    </w:p>
    <w:p w14:paraId="34520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27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/>
          <w:spacing w:val="-4"/>
          <w:kern w:val="0"/>
          <w:sz w:val="32"/>
          <w:szCs w:val="32"/>
          <w:shd w:val="clear" w:color="auto" w:fill="FFFFFF"/>
        </w:rPr>
      </w:pPr>
      <w:r>
        <w:rPr>
          <w:rFonts w:hint="eastAsia" w:ascii="方正仿宋_GB2312" w:hAnsi="方正仿宋_GB2312" w:eastAsia="方正仿宋_GB2312" w:cs="方正仿宋_GB2312"/>
          <w:b/>
          <w:spacing w:val="-4"/>
          <w:kern w:val="0"/>
          <w:sz w:val="32"/>
          <w:szCs w:val="32"/>
          <w:shd w:val="clear" w:color="auto" w:fill="FFFFFF"/>
        </w:rPr>
        <w:t xml:space="preserve">第三条 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/>
        </w:rPr>
        <w:t>“安徽省阳光采购电子商城”</w:t>
      </w:r>
      <w:r>
        <w:rPr>
          <w:rFonts w:hint="eastAsia" w:ascii="仿宋_GB2312" w:hAnsi="Times New Roman" w:eastAsia="仿宋_GB2312" w:cs="Times New Roman"/>
          <w:spacing w:val="-4"/>
          <w:kern w:val="0"/>
          <w:sz w:val="32"/>
          <w:szCs w:val="32"/>
          <w:shd w:val="clear" w:color="auto" w:fill="FFFFFF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供应商（以下简称供应商）负责维护商品信息，供应商销售的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商品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必须是其合法生产或者合法代理销售的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品。</w:t>
      </w:r>
    </w:p>
    <w:p w14:paraId="66B9E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200"/>
        <w:textAlignment w:val="auto"/>
        <w:rPr>
          <w:del w:id="1" w:author="运营中心生态风控" w:date="2026-03-19T14:13:24Z"/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2"/>
          <w:szCs w:val="32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第四条</w:t>
      </w:r>
      <w:r>
        <w:rPr>
          <w:rFonts w:hint="eastAsia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2"/>
          <w:szCs w:val="32"/>
          <w:highlight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highlight w:val="none"/>
          <w:shd w:val="clear" w:color="auto" w:fill="FFFFFF"/>
          <w:lang w:val="en-US" w:eastAsia="zh-CN"/>
        </w:rPr>
        <w:t>供应商通过注册的方式入驻“安徽省阳光采购电子商城”，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参与网上商城入驻的供应商，应当具备下列条件：</w:t>
      </w:r>
    </w:p>
    <w:p w14:paraId="7D04BB51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  <w:pPrChange w:id="2" w:author="运营中心生态风控" w:date="2026-03-19T14:13:24Z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560" w:lineRule="exact"/>
            <w:ind w:left="0" w:leftChars="0" w:firstLine="420" w:firstLineChars="0"/>
            <w:textAlignment w:val="auto"/>
          </w:pPr>
        </w:pPrChange>
      </w:pPr>
      <w:del w:id="3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delText>符合</w:delText>
        </w:r>
      </w:del>
      <w:del w:id="4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delText>本文中附表一：</w:delText>
        </w:r>
      </w:del>
      <w:del w:id="5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delText>《</w:delText>
        </w:r>
      </w:del>
      <w:del w:id="6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eastAsia="zh-CN"/>
            <w:woUserID w:val="7"/>
          </w:rPr>
          <w:delText>安徽省阳光采购电子商城</w:delText>
        </w:r>
      </w:del>
      <w:del w:id="7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eastAsia="zh"/>
            <w:woUserID w:val="7"/>
          </w:rPr>
          <w:delText>商城供应商准入要求细则</w:delText>
        </w:r>
      </w:del>
      <w:del w:id="8" w:author="运营中心生态风控" w:date="2026-03-19T14:13:20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delText>》所规定的条件；</w:delText>
        </w:r>
      </w:del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 </w:t>
      </w:r>
    </w:p>
    <w:p w14:paraId="6427E6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ins w:id="9" w:author="运营中心生态风控" w:date="2026-03-19T14:15:26Z"/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在中国境内依法注册的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法人或其他组织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；</w:t>
      </w:r>
    </w:p>
    <w:p w14:paraId="4E6DCF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ins w:id="10" w:author="运营中心生态风控" w:date="2026-03-19T14:15:39Z"/>
          <w:rFonts w:hint="eastAsia" w:ascii="方正仿宋_GB2312" w:hAnsi="方正仿宋_GB2312" w:eastAsia="方正仿宋_GB2312" w:cs="方正仿宋_GB2312"/>
          <w:sz w:val="32"/>
          <w:szCs w:val="32"/>
        </w:rPr>
      </w:pPr>
      <w:del w:id="11" w:author="运营中心生态风控" w:date="2026-03-19T14:15:37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delText xml:space="preserve"> </w:delText>
        </w:r>
      </w:del>
      <w:del w:id="12" w:author="运营中心生态风控" w:date="2026-03-19T14:15:36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delText xml:space="preserve"> </w:delText>
        </w:r>
      </w:del>
      <w:ins w:id="13" w:author="运营中心生态风控" w:date="2026-03-19T14:15:35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已按国家工商行政管理规定完成最新年度工商年报公示，且企业当前处于正常营业状态</w:t>
        </w:r>
      </w:ins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 </w:t>
      </w:r>
      <w:ins w:id="14" w:author="运营中心生态风控" w:date="2026-03-19T14:15:39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;</w:t>
        </w:r>
      </w:ins>
    </w:p>
    <w:p w14:paraId="0D8D3F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ins w:id="15" w:author="运营中心生态风控" w:date="2026-03-19T14:16:10Z"/>
          <w:rFonts w:hint="eastAsia" w:ascii="方正仿宋_GB2312" w:hAnsi="方正仿宋_GB2312" w:eastAsia="方正仿宋_GB2312" w:cs="方正仿宋_GB2312"/>
          <w:sz w:val="32"/>
          <w:szCs w:val="32"/>
        </w:rPr>
      </w:pPr>
      <w:ins w:id="16" w:author="运营中心生态风控" w:date="2026-03-19T14:16:09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申请入驻主体须与营业执照主体</w:t>
        </w:r>
      </w:ins>
      <w:ins w:id="17" w:author="运营中心生态风控" w:date="2026-03-19T14:16:09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及</w:t>
        </w:r>
      </w:ins>
      <w:ins w:id="18" w:author="运营中心生态风控" w:date="2026-03-19T14:16:09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相关资质文件主体保持一致</w:t>
        </w:r>
      </w:ins>
      <w:ins w:id="19" w:author="运营中心生态风控" w:date="2026-03-19T14:16:09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eastAsia="zh-CN"/>
          </w:rPr>
          <w:t>，</w:t>
        </w:r>
      </w:ins>
      <w:ins w:id="20" w:author="运营中心生态风控" w:date="2026-03-19T14:16:09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无主体分离情况</w:t>
        </w:r>
      </w:ins>
      <w:ins w:id="21" w:author="运营中心生态风控" w:date="2026-03-19T14:16:10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;</w:t>
        </w:r>
      </w:ins>
    </w:p>
    <w:p w14:paraId="5B3FF3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ins w:id="22" w:author="运营中心生态风控" w:date="2026-03-19T14:17:07Z"/>
          <w:rFonts w:hint="eastAsia" w:ascii="方正仿宋_GB2312" w:hAnsi="方正仿宋_GB2312" w:eastAsia="方正仿宋_GB2312" w:cs="方正仿宋_GB2312"/>
          <w:sz w:val="32"/>
          <w:szCs w:val="32"/>
        </w:rPr>
      </w:pPr>
      <w:ins w:id="23" w:author="运营中心生态风控" w:date="2026-03-19T14:16:34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企业经营状况良好，具备履行合同的财务能力</w:t>
        </w:r>
      </w:ins>
      <w:ins w:id="24" w:author="运营中心生态风控" w:date="2026-03-19T14:16:35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;</w:t>
        </w:r>
      </w:ins>
    </w:p>
    <w:p w14:paraId="4A0CF2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ins w:id="25" w:author="运营中心生态风控" w:date="2026-03-19T14:17:13Z">
        <w:r>
          <w:rPr>
            <w:rFonts w:hint="eastAsia" w:ascii="方正仿宋_GB2312" w:hAnsi="方正仿宋_GB2312" w:eastAsia="方正仿宋_GB2312" w:cs="方正仿宋_GB2312"/>
            <w:sz w:val="32"/>
            <w:szCs w:val="32"/>
          </w:rPr>
          <w:t>具备增值税一般纳税人资格</w:t>
        </w:r>
      </w:ins>
      <w:ins w:id="26" w:author="运营中心生态风控" w:date="2026-03-19T14:17:13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eastAsia="zh-CN"/>
          </w:rPr>
          <w:t>，</w:t>
        </w:r>
      </w:ins>
      <w:ins w:id="27" w:author="运营中心生态风控" w:date="2026-03-19T14:17:13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可开具合规增值税发票</w:t>
        </w:r>
      </w:ins>
      <w:ins w:id="28" w:author="运营中心生态风控" w:date="2026-03-19T14:17:14Z">
        <w:r>
          <w:rPr>
            <w:rFonts w:hint="eastAsia" w:ascii="方正仿宋_GB2312" w:hAnsi="方正仿宋_GB2312" w:eastAsia="方正仿宋_GB2312" w:cs="方正仿宋_GB2312"/>
            <w:sz w:val="32"/>
            <w:szCs w:val="32"/>
            <w:lang w:val="en-US" w:eastAsia="zh-CN"/>
          </w:rPr>
          <w:t>;</w:t>
        </w:r>
      </w:ins>
    </w:p>
    <w:p w14:paraId="78A681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在“信用中国”（www.creditchina.gov.cn）网站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"/>
          <w:woUserID w:val="7"/>
        </w:rPr>
        <w:t>及“全国企业采购交易供应商信用认证评价系统”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中未被列入失信被执行人、重大税收违法案件当事人名单、政府采购严重违法失信行为记录名单；</w:t>
      </w:r>
    </w:p>
    <w:p w14:paraId="17D89F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具有完善的物流管理体系，须支持送货到门服务；</w:t>
      </w:r>
    </w:p>
    <w:p w14:paraId="3C2B3C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应明确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“安徽省阳光采购电子商城”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/>
        </w:rPr>
        <w:t>的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具体业务联系人、电话、在线客服等信息，若人员发生变动，应及时向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eastAsia="zh-CN"/>
        </w:rPr>
        <w:t>“安徽省阳光采购电子商城”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反馈；</w:t>
      </w:r>
    </w:p>
    <w:p w14:paraId="57452F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420" w:firstLineChars="0"/>
        <w:textAlignment w:val="auto"/>
        <w:rPr>
          <w:ins w:id="30" w:author="运营中心生态风控" w:date="2026-03-23T17:04:20Z"/>
          <w:rFonts w:hint="eastAsia" w:ascii="方正仿宋_GB2312" w:hAnsi="方正仿宋_GB2312" w:eastAsia="方正仿宋_GB2312" w:cs="方正仿宋_GB2312"/>
          <w:sz w:val="32"/>
          <w:szCs w:val="32"/>
        </w:rPr>
        <w:pPrChange w:id="29" w:author="运营中心生态风控" w:date="2026-03-23T17:04:28Z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560" w:lineRule="exact"/>
            <w:ind w:left="0" w:leftChars="0" w:firstLine="420" w:firstLineChars="0"/>
            <w:textAlignment w:val="auto"/>
          </w:pPr>
        </w:pPrChange>
      </w:pPr>
      <w:commentRangeStart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供应商上架的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商品应符合国家“三包”政策，</w:t>
      </w:r>
      <w:ins w:id="31" w:author="zhuxi" w:date="2026-03-19T09:22:19Z">
        <w:del w:id="32" w:author="运营中心生态风控" w:date="2026-03-23T09:10:11Z">
          <w:r>
            <w:rPr>
              <w:rFonts w:hint="eastAsia" w:ascii="方正仿宋_GB2312" w:hAnsi="方正仿宋_GB2312" w:eastAsia="方正仿宋_GB2312" w:cs="方正仿宋_GB2312"/>
              <w:sz w:val="32"/>
              <w:szCs w:val="32"/>
              <w:lang w:val="en-US" w:eastAsia="zh-CN"/>
            </w:rPr>
            <w:delText>除</w:delText>
          </w:r>
        </w:del>
      </w:ins>
      <w:ins w:id="33" w:author="zhuxi" w:date="2026-03-19T09:22:23Z">
        <w:del w:id="34" w:author="运营中心生态风控" w:date="2026-03-23T09:10:10Z">
          <w:r>
            <w:rPr>
              <w:rFonts w:hint="eastAsia" w:ascii="方正仿宋_GB2312" w:hAnsi="方正仿宋_GB2312" w:eastAsia="方正仿宋_GB2312" w:cs="方正仿宋_GB2312"/>
              <w:sz w:val="32"/>
              <w:szCs w:val="32"/>
              <w:lang w:val="en-US" w:eastAsia="zh-CN"/>
            </w:rPr>
            <w:delText>定制商品</w:delText>
          </w:r>
        </w:del>
      </w:ins>
      <w:ins w:id="35" w:author="zhuxi" w:date="2026-03-19T09:22:24Z">
        <w:del w:id="36" w:author="运营中心生态风控" w:date="2026-03-23T09:10:10Z">
          <w:r>
            <w:rPr>
              <w:rFonts w:hint="eastAsia" w:ascii="方正仿宋_GB2312" w:hAnsi="方正仿宋_GB2312" w:eastAsia="方正仿宋_GB2312" w:cs="方正仿宋_GB2312"/>
              <w:sz w:val="32"/>
              <w:szCs w:val="32"/>
              <w:lang w:val="en-US" w:eastAsia="zh-CN"/>
            </w:rPr>
            <w:delText>外</w:delText>
          </w:r>
        </w:del>
      </w:ins>
      <w:ins w:id="37" w:author="zhuxi" w:date="2026-03-19T09:22:29Z">
        <w:del w:id="38" w:author="运营中心生态风控" w:date="2026-03-23T09:10:10Z">
          <w:r>
            <w:rPr>
              <w:rFonts w:hint="eastAsia" w:ascii="方正仿宋_GB2312" w:hAnsi="方正仿宋_GB2312" w:eastAsia="方正仿宋_GB2312" w:cs="方正仿宋_GB2312"/>
              <w:sz w:val="32"/>
              <w:szCs w:val="32"/>
              <w:lang w:val="en-US" w:eastAsia="zh-CN"/>
            </w:rPr>
            <w:delText>可</w:delText>
          </w:r>
        </w:del>
      </w:ins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支持7天货到无理由退货；</w:t>
      </w:r>
      <w:commentRangeEnd w:id="0"/>
      <w:r>
        <w:commentReference w:id="0"/>
      </w:r>
    </w:p>
    <w:p w14:paraId="364CF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39" w:author="运营中心生态风控" w:date="2026-03-23T17:04:21Z"/>
          <w:rFonts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40" w:author="运营中心生态风控" w:date="2026-03-23T17:07:34Z">
            <w:rPr>
              <w:ins w:id="41" w:author="运营中心生态风控" w:date="2026-03-23T17:04:21Z"/>
              <w:rFonts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42" w:author="运营中心生态风控" w:date="2026-03-23T17:05:37Z">
        <w:r>
          <w:rPr>
            <w:rFonts w:hint="eastAsia" w:ascii="仿宋" w:hAnsi="仿宋" w:eastAsia="仿宋" w:cs="仿宋"/>
            <w:sz w:val="32"/>
            <w:szCs w:val="32"/>
            <w:lang w:val="en-US" w:eastAsia="zh-CN"/>
            <w:rPrChange w:id="43" w:author="运营中心生态风控" w:date="2026-03-23T17:08:55Z">
              <w:rPr>
                <w:rFonts w:hint="eastAsia"/>
                <w:lang w:val="en-US" w:eastAsia="zh-CN"/>
              </w:rPr>
            </w:rPrChange>
          </w:rPr>
          <w:t>1.</w:t>
        </w:r>
      </w:ins>
      <w:ins w:id="45" w:author="运营中心生态风控" w:date="2026-03-23T17:04:31Z">
        <w:r>
          <w:rPr>
            <w:rFonts w:hint="eastAsia" w:ascii="仿宋" w:hAnsi="仿宋" w:eastAsia="仿宋" w:cs="仿宋"/>
            <w:sz w:val="32"/>
            <w:szCs w:val="32"/>
            <w:lang w:val="en-US" w:eastAsia="zh-CN"/>
            <w:rPrChange w:id="46" w:author="运营中心生态风控" w:date="2026-03-23T17:08:55Z">
              <w:rPr>
                <w:rFonts w:hint="eastAsia"/>
                <w:lang w:val="en-US" w:eastAsia="zh-CN"/>
              </w:rPr>
            </w:rPrChange>
          </w:rPr>
          <w:t>其中</w:t>
        </w:r>
      </w:ins>
      <w:ins w:id="4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4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下列商品不适用七日无理由退货规定：</w:t>
        </w:r>
      </w:ins>
    </w:p>
    <w:p w14:paraId="242712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51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52" w:author="运营中心生态风控" w:date="2026-03-23T17:07:34Z">
            <w:rPr>
              <w:ins w:id="53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5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5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57" w:author="运营中心生态风控" w:date="2026-03-23T17:04:59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58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①</w:t>
        </w:r>
      </w:ins>
      <w:ins w:id="60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61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消费者定作的商品；</w:t>
        </w:r>
      </w:ins>
    </w:p>
    <w:p w14:paraId="08A2E1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63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64" w:author="运营中心生态风控" w:date="2026-03-23T17:07:34Z">
            <w:rPr>
              <w:ins w:id="65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66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67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69" w:author="运营中心生态风控" w:date="2026-03-23T17:05:03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70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②</w:t>
        </w:r>
      </w:ins>
      <w:ins w:id="72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7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鲜活易腐的商品；</w:t>
        </w:r>
      </w:ins>
    </w:p>
    <w:p w14:paraId="1F1108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75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76" w:author="运营中心生态风控" w:date="2026-03-23T17:07:34Z">
            <w:rPr>
              <w:ins w:id="77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7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7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81" w:author="运营中心生态风控" w:date="2026-03-23T17:05:06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82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③</w:t>
        </w:r>
      </w:ins>
      <w:ins w:id="8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8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在线下载或者消费者拆封的音像制品、计算机软件等数字化商品；</w:t>
        </w:r>
      </w:ins>
    </w:p>
    <w:p w14:paraId="1DA114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87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88" w:author="运营中心生态风控" w:date="2026-03-23T17:07:34Z">
            <w:rPr>
              <w:ins w:id="89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90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91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93" w:author="运营中心生态风控" w:date="2026-03-23T17:05:10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94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④</w:t>
        </w:r>
      </w:ins>
      <w:ins w:id="96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97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交付的报纸、期刊。</w:t>
        </w:r>
      </w:ins>
    </w:p>
    <w:p w14:paraId="1452B1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99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00" w:author="运营中心生态风控" w:date="2026-03-23T17:07:34Z">
            <w:rPr>
              <w:ins w:id="101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02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0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05" w:author="运营中心生态风控" w:date="2026-03-23T17:05:4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06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2.</w:t>
        </w:r>
      </w:ins>
      <w:ins w:id="10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0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下列性质的商品经消费者在购买时确认，可以不适用七日无理由退货规定：</w:t>
        </w:r>
      </w:ins>
    </w:p>
    <w:p w14:paraId="4BB097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11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12" w:author="运营中心生态风控" w:date="2026-03-23T17:07:34Z">
            <w:rPr>
              <w:ins w:id="113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1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1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17" w:author="运营中心生态风控" w:date="2026-03-23T17:05:44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18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①</w:t>
        </w:r>
      </w:ins>
      <w:ins w:id="120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21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拆封后易影响人身安全或者生命健康的商品，或者拆封后易导致商品品质发生改变的商品；</w:t>
        </w:r>
      </w:ins>
    </w:p>
    <w:p w14:paraId="6434C5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23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24" w:author="运营中心生态风控" w:date="2026-03-23T17:07:34Z">
            <w:rPr>
              <w:ins w:id="125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26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27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29" w:author="运营中心生态风控" w:date="2026-03-23T17:05:54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30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②</w:t>
        </w:r>
      </w:ins>
      <w:ins w:id="132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3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一经激活或者试用后价值贬损较大的商品；</w:t>
        </w:r>
      </w:ins>
    </w:p>
    <w:p w14:paraId="5E334E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35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36" w:author="运营中心生态风控" w:date="2026-03-23T17:07:34Z">
            <w:rPr>
              <w:ins w:id="137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3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3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41" w:author="运营中心生态风控" w:date="2026-03-23T17:05:58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42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③</w:t>
        </w:r>
      </w:ins>
      <w:ins w:id="14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4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销售时已明示的临近保质期的商品、有瑕疵的商品。</w:t>
        </w:r>
      </w:ins>
    </w:p>
    <w:p w14:paraId="6B433C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47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48" w:author="运营中心生态风控" w:date="2026-03-23T17:07:34Z">
            <w:rPr>
              <w:ins w:id="149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50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51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53" w:author="运营中心生态风控" w:date="2026-03-23T17:06:37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54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3.</w:t>
        </w:r>
      </w:ins>
      <w:ins w:id="156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57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消费者退回的商品应当完好。</w:t>
        </w:r>
      </w:ins>
    </w:p>
    <w:p w14:paraId="38B3C4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59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60" w:author="运营中心生态风控" w:date="2026-03-23T17:07:34Z">
            <w:rPr>
              <w:ins w:id="161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62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6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　商品能够保持原有品质、功能，商品本身、配件、商标标识齐全的，视为商品完好。</w:t>
        </w:r>
      </w:ins>
    </w:p>
    <w:p w14:paraId="588735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65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66" w:author="运营中心生态风控" w:date="2026-03-23T17:07:34Z">
            <w:rPr>
              <w:ins w:id="167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6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6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　消费者基于查验需要而打开商品包装，或者为确认商品的品质、功能而进行合理的调试不影响商品的完好。</w:t>
        </w:r>
      </w:ins>
    </w:p>
    <w:p w14:paraId="240B05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71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72" w:author="运营中心生态风控" w:date="2026-03-23T17:07:34Z">
            <w:rPr>
              <w:ins w:id="173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7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7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</w:t>
        </w:r>
      </w:ins>
      <w:ins w:id="177" w:author="运营中心生态风控" w:date="2026-03-23T17:06:4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78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4.</w:t>
        </w:r>
      </w:ins>
      <w:ins w:id="180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81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对超出查验和确认商品品质、功能需要而使用商品，导致商品价值贬损较大的，视为商品不完好。具体判定标准如下：</w:t>
        </w:r>
      </w:ins>
    </w:p>
    <w:p w14:paraId="54BC3E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83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84" w:author="运营中心生态风控" w:date="2026-03-23T17:07:34Z">
            <w:rPr>
              <w:ins w:id="185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86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87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　</w:t>
        </w:r>
      </w:ins>
      <w:ins w:id="189" w:author="运营中心生态风控" w:date="2026-03-23T17:06:48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190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①</w:t>
        </w:r>
      </w:ins>
      <w:ins w:id="192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9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食品（含保健食品）、化妆品、医疗器械</w:t>
        </w:r>
        <w:bookmarkStart w:id="0" w:name="_GoBack"/>
        <w:bookmarkEnd w:id="0"/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9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；</w:t>
        </w:r>
      </w:ins>
    </w:p>
    <w:p w14:paraId="605FAD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04" w:lineRule="atLeast"/>
        <w:ind w:left="0" w:right="0" w:firstLine="0"/>
        <w:jc w:val="both"/>
        <w:rPr>
          <w:ins w:id="195" w:author="运营中心生态风控" w:date="2026-03-23T17:04:21Z"/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32"/>
          <w:szCs w:val="32"/>
          <w:rPrChange w:id="196" w:author="运营中心生态风控" w:date="2026-03-23T17:07:34Z">
            <w:rPr>
              <w:ins w:id="197" w:author="运营中心生态风控" w:date="2026-03-23T17:04:21Z"/>
              <w:rFonts w:hint="eastAsia" w:ascii="仿宋" w:hAnsi="仿宋" w:eastAsia="仿宋" w:cs="仿宋"/>
              <w:i w:val="0"/>
              <w:iCs w:val="0"/>
              <w:caps w:val="0"/>
              <w:color w:val="333333"/>
              <w:spacing w:val="0"/>
              <w:sz w:val="25"/>
              <w:szCs w:val="25"/>
            </w:rPr>
          </w:rPrChange>
        </w:rPr>
      </w:pPr>
      <w:ins w:id="198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199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　</w:t>
        </w:r>
      </w:ins>
      <w:ins w:id="201" w:author="运营中心生态风控" w:date="2026-03-23T17:06:5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202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②</w:t>
        </w:r>
      </w:ins>
      <w:ins w:id="204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205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电子电器类：进行未经授权的维修、改动，破坏、涂改强制性产品认证标志、指示标贴、机器序列号等，有难以恢复原状的外观类使用痕迹，或者产生激活、授权信息、不合理的个人使用数据留存等数据类使用痕迹；</w:t>
        </w:r>
      </w:ins>
    </w:p>
    <w:p w14:paraId="54639188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04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sz w:val="32"/>
          <w:szCs w:val="32"/>
          <w:rPrChange w:id="208" w:author="运营中心生态风控" w:date="2026-03-23T17:08:55Z">
            <w:rPr>
              <w:rFonts w:hint="eastAsia" w:ascii="方正仿宋_GB2312" w:hAnsi="方正仿宋_GB2312" w:eastAsia="方正仿宋_GB2312" w:cs="方正仿宋_GB2312"/>
              <w:sz w:val="32"/>
              <w:szCs w:val="32"/>
            </w:rPr>
          </w:rPrChange>
        </w:rPr>
        <w:pPrChange w:id="207" w:author="运营中心生态风控" w:date="2026-03-23T17:07:01Z">
          <w:pPr>
            <w:keepNext w:val="0"/>
            <w:keepLines w:val="0"/>
            <w:pageBreakBefore w:val="0"/>
            <w:widowControl w:val="0"/>
            <w:numPr>
              <w:ilvl w:val="0"/>
              <w:numId w:val="1"/>
            </w:numPr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spacing w:line="560" w:lineRule="exact"/>
            <w:ind w:left="0" w:leftChars="0" w:firstLine="420" w:firstLineChars="0"/>
            <w:textAlignment w:val="auto"/>
          </w:pPr>
        </w:pPrChange>
      </w:pPr>
      <w:ins w:id="209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210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　　</w:t>
        </w:r>
      </w:ins>
      <w:ins w:id="212" w:author="运营中心生态风控" w:date="2026-03-23T17:06:59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lang w:val="en-US" w:eastAsia="zh-CN"/>
            <w:rPrChange w:id="213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  <w:lang w:val="en-US" w:eastAsia="zh-CN"/>
              </w:rPr>
            </w:rPrChange>
          </w:rPr>
          <w:t>③</w:t>
        </w:r>
      </w:ins>
      <w:ins w:id="215" w:author="运营中心生态风控" w:date="2026-03-23T17:04:21Z">
        <w:r>
          <w:rPr>
            <w:rFonts w:hint="eastAsia" w:ascii="仿宋" w:hAnsi="仿宋" w:eastAsia="仿宋" w:cs="仿宋"/>
            <w:i w:val="0"/>
            <w:iCs w:val="0"/>
            <w:caps w:val="0"/>
            <w:color w:val="333333"/>
            <w:spacing w:val="0"/>
            <w:sz w:val="32"/>
            <w:szCs w:val="32"/>
            <w:bdr w:val="none" w:color="auto" w:sz="0" w:space="0"/>
            <w:shd w:val="clear" w:fill="FFFFFF"/>
            <w:rPrChange w:id="216" w:author="运营中心生态风控" w:date="2026-03-23T17:07:34Z"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5"/>
                <w:szCs w:val="25"/>
                <w:bdr w:val="none" w:color="auto" w:sz="0" w:space="0"/>
                <w:shd w:val="clear" w:fill="FFFFFF"/>
              </w:rPr>
            </w:rPrChange>
          </w:rPr>
          <w:t>服装、鞋帽、箱包、玩具、家纺、家居类：商标标识被摘、标识被剪，商品受污、受损。</w:t>
        </w:r>
      </w:ins>
    </w:p>
    <w:p w14:paraId="2596A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3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第五条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供应商应当按照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/>
        </w:rPr>
        <w:t>“安徽省阳光采购电子商城”</w:t>
      </w: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入驻要求及采购规程，签订入驻协议，履行相应义务，承担相应责任。</w:t>
      </w:r>
    </w:p>
    <w:p w14:paraId="6F2D7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3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第六条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 供应商在“安徽省阳光采购电子商城”上架的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品应符合以下条件和要求：</w:t>
      </w:r>
    </w:p>
    <w:p w14:paraId="5BEAD7E8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left="0" w:leftChars="0" w:firstLine="42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snapToGrid w:val="0"/>
          <w:color w:val="000000"/>
          <w:kern w:val="0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符合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国家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法律规定的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全新、未使用的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品；</w:t>
      </w:r>
    </w:p>
    <w:p w14:paraId="16FFD19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left="0" w:leftChars="0" w:firstLine="42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snapToGrid w:val="0"/>
          <w:color w:val="000000"/>
          <w:kern w:val="0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snapToGrid w:val="0"/>
          <w:color w:val="000000"/>
          <w:spacing w:val="13"/>
          <w:kern w:val="0"/>
          <w:sz w:val="32"/>
          <w:szCs w:val="32"/>
          <w:lang w:val="en-US" w:eastAsia="zh-CN" w:bidi="ar-SA"/>
        </w:rPr>
        <w:t>满足</w:t>
      </w:r>
      <w:r>
        <w:rPr>
          <w:rFonts w:hint="eastAsia" w:ascii="方正仿宋_GB2312" w:hAnsi="方正仿宋_GB2312" w:eastAsia="方正仿宋_GB2312" w:cs="方正仿宋_GB2312"/>
          <w:snapToGrid w:val="0"/>
          <w:color w:val="000000"/>
          <w:spacing w:val="13"/>
          <w:kern w:val="0"/>
          <w:sz w:val="32"/>
          <w:szCs w:val="32"/>
          <w:lang w:val="en-US" w:eastAsia="en-US" w:bidi="ar-SA"/>
        </w:rPr>
        <w:t>国家对相关产品的强制性检测及认证要求</w:t>
      </w:r>
      <w:r>
        <w:rPr>
          <w:rFonts w:hint="eastAsia" w:ascii="方正仿宋_GB2312" w:hAnsi="方正仿宋_GB2312" w:eastAsia="方正仿宋_GB2312" w:cs="方正仿宋_GB2312"/>
          <w:snapToGrid w:val="0"/>
          <w:color w:val="000000"/>
          <w:spacing w:val="13"/>
          <w:kern w:val="0"/>
          <w:sz w:val="32"/>
          <w:szCs w:val="32"/>
          <w:lang w:val="en-US" w:eastAsia="zh-CN" w:bidi="ar-SA"/>
        </w:rPr>
        <w:t>；</w:t>
      </w:r>
    </w:p>
    <w:p w14:paraId="02E5DC6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left="0" w:leftChars="0" w:firstLine="42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snapToGrid w:val="0"/>
          <w:color w:val="000000"/>
          <w:kern w:val="0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供应商上架的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品型号应当与市场销售的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品保持一致，不得销售特供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 w:bidi="ar-SA"/>
        </w:rPr>
        <w:t>等特殊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商品，上架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品应可供货，已停产型号或缺货的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" w:bidi="ar-SA"/>
          <w:woUserID w:val="7"/>
        </w:rPr>
        <w:t>商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en-US" w:bidi="ar-SA"/>
        </w:rPr>
        <w:t>品应立即下架；</w:t>
      </w:r>
    </w:p>
    <w:p w14:paraId="723E553A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left="0" w:leftChars="0" w:firstLine="420" w:firstLineChars="0"/>
        <w:jc w:val="left"/>
        <w:textAlignment w:val="baseline"/>
        <w:rPr>
          <w:sz w:val="31"/>
          <w:szCs w:val="31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厂家标配的商品上另加零配件或相关增值服务， 应单独挂网标明价格；</w:t>
      </w:r>
    </w:p>
    <w:p w14:paraId="780500B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left="0" w:leftChars="0" w:firstLine="420" w:firstLineChars="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供应商应保证商品库中商品的丰富度，提供专业性及多样化的商品供用户选购。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如涉及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上架商品型号、价格、服务等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更新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，供应商应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</w:rPr>
        <w:t>及时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对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相应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商品进行更新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。</w:t>
      </w:r>
    </w:p>
    <w:p w14:paraId="642C2E4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firstLine="643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en-US" w:bidi="ar-SA"/>
        </w:rPr>
        <w:t>第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七</w:t>
      </w: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en-US" w:bidi="ar-SA"/>
        </w:rPr>
        <w:t>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 xml:space="preserve"> 供应商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在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服务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过程中应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执行以下</w:t>
      </w:r>
      <w:ins w:id="218" w:author="高" w:date="2026-03-18T17:31:40Z">
        <w:r>
          <w:rPr>
            <w:rFonts w:hint="eastAsia" w:ascii="方正仿宋_GB2312" w:hAnsi="方正仿宋_GB2312" w:eastAsia="方正仿宋_GB2312" w:cs="方正仿宋_GB2312"/>
            <w:kern w:val="2"/>
            <w:sz w:val="32"/>
            <w:szCs w:val="32"/>
            <w:lang w:val="en-US" w:eastAsia="zh-CN" w:bidi="ar-SA"/>
          </w:rPr>
          <w:t>规定</w:t>
        </w:r>
      </w:ins>
      <w:del w:id="219" w:author="高" w:date="2026-03-18T17:31:40Z">
        <w:r>
          <w:rPr>
            <w:rFonts w:hint="eastAsia" w:ascii="方正仿宋_GB2312" w:hAnsi="方正仿宋_GB2312" w:eastAsia="方正仿宋_GB2312" w:cs="方正仿宋_GB2312"/>
            <w:kern w:val="2"/>
            <w:sz w:val="32"/>
            <w:szCs w:val="32"/>
            <w:lang w:val="en-US" w:eastAsia="en-US" w:bidi="ar-SA"/>
          </w:rPr>
          <w:delText>规则</w:delText>
        </w:r>
      </w:del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：</w:t>
      </w:r>
    </w:p>
    <w:p w14:paraId="4C653F8D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ascii="仿宋" w:hAnsi="仿宋" w:eastAsia="仿宋" w:cs="仿宋"/>
          <w:snapToGrid w:val="0"/>
          <w:color w:val="000000"/>
          <w:kern w:val="0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供应商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遵循</w:t>
      </w:r>
      <w:r>
        <w:rPr>
          <w:rFonts w:hint="eastAsia" w:ascii="方正仿宋_GB2312" w:hAnsi="方正仿宋_GB2312" w:eastAsia="方正仿宋_GB2312" w:cs="方正仿宋_GB2312"/>
          <w:spacing w:val="-4"/>
          <w:kern w:val="0"/>
          <w:sz w:val="32"/>
          <w:szCs w:val="32"/>
          <w:shd w:val="clear" w:color="auto" w:fill="FFFFFF"/>
          <w:lang w:val="en-US" w:eastAsia="zh-CN"/>
        </w:rPr>
        <w:t>“安徽省阳光采购电子商城”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制定的运营规范、商品准入标准及采购流程要求，确保供货全流程符合要求；</w:t>
      </w:r>
    </w:p>
    <w:p w14:paraId="504A44E1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供应商应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主动参与商城商品信息库的动态维护（如库存状态、参数更新），建立售前咨询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售中跟踪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、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售后响应的全周期服务体系；</w:t>
      </w:r>
    </w:p>
    <w:p w14:paraId="3B4949D9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19"/>
        </w:rPr>
        <w:t>一般地区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供应商应在采购人提交订单后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19"/>
        </w:rPr>
        <w:t>7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个工作日内送达并完成合同签订和备案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19"/>
        </w:rPr>
        <w:t>，偏远地区（如：新疆、内蒙古、西藏地区）应在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19"/>
        </w:rPr>
        <w:t>15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19"/>
        </w:rPr>
        <w:t>个工作日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  <w:woUserID w:val="19"/>
        </w:rPr>
        <w:t>内送达并完成合同签订和备案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；</w:t>
      </w:r>
    </w:p>
    <w:p w14:paraId="010F418C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供应商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应按照合同或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协议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内容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提供配送、保修等服务，当商品或售后服务出现投诉或纠纷时，应在服务承诺及合同、协议约定范围内妥善解决。如出现严重质量问题或商品厂商推诿质量和服务责任时，供应商应承担责任并及时提供质量和服务保障；</w:t>
      </w:r>
    </w:p>
    <w:p w14:paraId="2D8FB2E9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供应商应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配合采购监管部门开展的监督检查工作。</w:t>
      </w:r>
    </w:p>
    <w:p w14:paraId="46F2C84B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firstLine="643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第八条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 xml:space="preserve"> “安徽省阳光采购电子商城”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运营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及维护方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en-US" w:bidi="ar-SA"/>
        </w:rPr>
        <w:t>负责对入驻供应商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提供的商品、价格、履约服务等情况进行考核，对于有以下行为之一暂停其供货资格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8"/>
        </w:rPr>
        <w:t>6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个月（取消其供应商资格）：</w:t>
      </w:r>
    </w:p>
    <w:p w14:paraId="0BC0D414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提供非生产制造厂商授权商品，或者供货商品与订单信息不一致的；</w:t>
      </w:r>
    </w:p>
    <w:p w14:paraId="0ACE3D1D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采购人已经下单，供应商</w:t>
      </w:r>
      <w:ins w:id="220" w:author="zhuxi" w:date="2026-03-19T11:00:33Z">
        <w:r>
          <w:rPr>
            <w:rFonts w:hint="eastAsia" w:ascii="方正仿宋_GB2312" w:hAnsi="方正仿宋_GB2312" w:eastAsia="方正仿宋_GB2312" w:cs="方正仿宋_GB2312"/>
            <w:kern w:val="2"/>
            <w:sz w:val="32"/>
            <w:szCs w:val="32"/>
            <w:lang w:val="en-US" w:eastAsia="zh-CN" w:bidi="ar-SA"/>
          </w:rPr>
          <w:t>没有</w:t>
        </w:r>
      </w:ins>
      <w:ins w:id="221" w:author="zhuxi" w:date="2026-03-19T11:00:35Z">
        <w:r>
          <w:rPr>
            <w:rFonts w:hint="eastAsia" w:ascii="方正仿宋_GB2312" w:hAnsi="方正仿宋_GB2312" w:eastAsia="方正仿宋_GB2312" w:cs="方正仿宋_GB2312"/>
            <w:kern w:val="2"/>
            <w:sz w:val="32"/>
            <w:szCs w:val="32"/>
            <w:lang w:val="en-US" w:eastAsia="zh-CN" w:bidi="ar-SA"/>
          </w:rPr>
          <w:t>合理理由</w:t>
        </w:r>
      </w:ins>
      <w:del w:id="222" w:author="zhuxi" w:date="2026-03-19T11:00:32Z">
        <w:commentRangeStart w:id="1"/>
        <w:r>
          <w:rPr>
            <w:rFonts w:hint="eastAsia" w:ascii="方正仿宋_GB2312" w:hAnsi="方正仿宋_GB2312" w:eastAsia="方正仿宋_GB2312" w:cs="方正仿宋_GB2312"/>
            <w:kern w:val="2"/>
            <w:sz w:val="32"/>
            <w:szCs w:val="32"/>
            <w:lang w:val="en-US" w:eastAsia="zh-CN" w:bidi="ar-SA"/>
          </w:rPr>
          <w:delText>无故</w:delText>
        </w:r>
        <w:commentRangeEnd w:id="1"/>
      </w:del>
      <w:r>
        <w:commentReference w:id="1"/>
      </w:r>
      <w:ins w:id="223" w:author="运营中心生态风控" w:date="2026-03-23T09:10:46Z">
        <w:r>
          <w:rPr>
            <w:rFonts w:hint="eastAsia"/>
            <w:lang w:eastAsia="zh-CN"/>
          </w:rPr>
          <w:t>，</w:t>
        </w:r>
      </w:ins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19"/>
        </w:rPr>
        <w:t>告知采购人“暂时无货”、要求采购人换货或取消订单的,累计超过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19"/>
        </w:rPr>
        <w:t>1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19"/>
        </w:rPr>
        <w:t>次；</w:t>
      </w:r>
    </w:p>
    <w:p w14:paraId="753C9657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  <w:woUserID w:val="19"/>
        </w:rPr>
        <w:t>采购人已经下单，供应商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19"/>
        </w:rPr>
        <w:t>3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个工作日内不予确认的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7"/>
        </w:rPr>
        <w:t>，累计超过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7"/>
        </w:rPr>
        <w:t>3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" w:bidi="ar-SA"/>
          <w:woUserID w:val="7"/>
        </w:rPr>
        <w:t>次的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；</w:t>
      </w:r>
    </w:p>
    <w:p w14:paraId="69E308D3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服务期内受到采购人投诉（包括商品及供货服务）累计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highlight w:val="yellow"/>
          <w:lang w:val="en-US" w:eastAsia="zh" w:bidi="ar-SA"/>
          <w:woUserID w:val="8"/>
        </w:rPr>
        <w:t>3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次且查证属实的；</w:t>
      </w:r>
    </w:p>
    <w:p w14:paraId="073E8890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无正当理由拒绝与采购人签订合同或者拒不履行合同的；</w:t>
      </w:r>
    </w:p>
    <w:p w14:paraId="69B3E526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在供应商考核周期内考核等级为“差”的；</w:t>
      </w:r>
    </w:p>
    <w:p w14:paraId="2E434D94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leftChars="0" w:firstLine="640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发生其他违规或违约情况的，视情节轻重依法进行处理；</w:t>
      </w:r>
    </w:p>
    <w:p w14:paraId="0962627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560" w:lineRule="exact"/>
        <w:ind w:firstLine="643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第九条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 xml:space="preserve"> 供应商应对价格及其他情况进行互相监督，如发现问题可向“安徽省阳光采购电子商城”进行举报，“安徽省阳光采购电子商城”依法依规进行处理。</w:t>
      </w:r>
    </w:p>
    <w:p w14:paraId="26011D5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3" w:firstLineChars="200"/>
        <w:jc w:val="left"/>
        <w:textAlignment w:val="baseline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第十条</w:t>
      </w: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 xml:space="preserve"> 供应商不得向采购人或其他经办人进行商业贿赂，一经发现，取消其“安徽省阳光采购电子商城”资格，并追究相关人员法律责任，情节严重的，移交司法机关处理。</w:t>
      </w:r>
    </w:p>
    <w:p w14:paraId="4764D0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>第十一条</w:t>
      </w:r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 xml:space="preserve"> 本办法由</w:t>
      </w:r>
      <w:ins w:id="224" w:author="运营中心生态风控" w:date="2026-03-19T14:05:59Z">
        <w:r>
          <w:rPr>
            <w:rFonts w:hint="eastAsia" w:ascii="方正仿宋_GB2312" w:hAnsi="方正仿宋_GB2312" w:eastAsia="方正仿宋_GB2312" w:cs="方正仿宋_GB2312"/>
            <w:spacing w:val="0"/>
            <w:kern w:val="0"/>
            <w:sz w:val="32"/>
            <w:szCs w:val="32"/>
            <w:shd w:val="clear" w:color="auto" w:fill="FFFFFF"/>
            <w:lang w:val="en-US" w:eastAsia="zh-CN" w:bidi="ar-SA"/>
          </w:rPr>
          <w:t>建设</w:t>
        </w:r>
      </w:ins>
      <w:del w:id="225" w:author="运营中心生态风控" w:date="2026-03-19T14:05:57Z">
        <w:commentRangeStart w:id="2"/>
        <w:r>
          <w:rPr>
            <w:rFonts w:hint="eastAsia" w:ascii="方正仿宋_GB2312" w:hAnsi="方正仿宋_GB2312" w:eastAsia="方正仿宋_GB2312" w:cs="方正仿宋_GB2312"/>
            <w:spacing w:val="0"/>
            <w:kern w:val="0"/>
            <w:sz w:val="32"/>
            <w:szCs w:val="32"/>
            <w:highlight w:val="yellow"/>
            <w:shd w:val="clear" w:fill="FFFFFF"/>
            <w:lang w:val="en-US" w:eastAsia="zh-CN" w:bidi="ar"/>
            <w:woUserID w:val="1"/>
          </w:rPr>
          <w:delText>维护</w:delText>
        </w:r>
      </w:del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  <w:woUserID w:val="1"/>
        </w:rPr>
        <w:t>方和</w:t>
      </w:r>
      <w:del w:id="226" w:author="zhuxi" w:date="2026-03-19T11:01:02Z">
        <w:r>
          <w:rPr>
            <w:rFonts w:hint="default" w:ascii="方正仿宋_GB2312" w:hAnsi="方正仿宋_GB2312" w:eastAsia="方正仿宋_GB2312" w:cs="方正仿宋_GB2312"/>
            <w:spacing w:val="0"/>
            <w:kern w:val="0"/>
            <w:sz w:val="32"/>
            <w:szCs w:val="32"/>
            <w:highlight w:val="yellow"/>
            <w:shd w:val="clear" w:fill="FFFFFF"/>
            <w:lang w:val="en-US" w:eastAsia="zh-CN" w:bidi="ar"/>
            <w:woUserID w:val="1"/>
          </w:rPr>
          <w:delText>运营推广</w:delText>
        </w:r>
      </w:del>
      <w:ins w:id="227" w:author="运营中心生态风控" w:date="2026-03-19T14:06:01Z">
        <w:r>
          <w:rPr>
            <w:rFonts w:hint="eastAsia" w:ascii="方正仿宋_GB2312" w:hAnsi="方正仿宋_GB2312" w:eastAsia="方正仿宋_GB2312" w:cs="方正仿宋_GB2312"/>
            <w:spacing w:val="0"/>
            <w:kern w:val="0"/>
            <w:sz w:val="32"/>
            <w:szCs w:val="32"/>
            <w:highlight w:val="yellow"/>
            <w:shd w:val="clear" w:fill="FFFFFF"/>
            <w:lang w:val="en-US" w:eastAsia="zh-CN" w:bidi="ar"/>
            <w:woUserID w:val="1"/>
          </w:rPr>
          <w:t>维护</w:t>
        </w:r>
      </w:ins>
      <w:ins w:id="228" w:author="zhuxi" w:date="2026-03-19T11:01:03Z">
        <w:del w:id="229" w:author="运营中心生态风控" w:date="2026-03-19T14:06:00Z">
          <w:r>
            <w:rPr>
              <w:rFonts w:hint="eastAsia" w:ascii="方正仿宋_GB2312" w:hAnsi="方正仿宋_GB2312" w:eastAsia="方正仿宋_GB2312" w:cs="方正仿宋_GB2312"/>
              <w:spacing w:val="0"/>
              <w:kern w:val="0"/>
              <w:sz w:val="32"/>
              <w:szCs w:val="32"/>
              <w:highlight w:val="yellow"/>
              <w:shd w:val="clear" w:fill="FFFFFF"/>
              <w:lang w:val="en-US" w:eastAsia="zh-CN" w:bidi="ar"/>
              <w:woUserID w:val="1"/>
            </w:rPr>
            <w:delText>建设</w:delText>
          </w:r>
        </w:del>
      </w:ins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highlight w:val="yellow"/>
          <w:shd w:val="clear" w:fill="FFFFFF"/>
          <w:lang w:val="en-US" w:eastAsia="zh-CN" w:bidi="ar"/>
          <w:woUserID w:val="1"/>
        </w:rPr>
        <w:t>方</w:t>
      </w:r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fill="FFFFFF"/>
          <w:lang w:val="en-US" w:eastAsia="zh-CN" w:bidi="ar"/>
          <w:woUserID w:val="1"/>
        </w:rPr>
        <w:t>负责解释</w:t>
      </w:r>
      <w:commentRangeEnd w:id="2"/>
      <w:r>
        <w:commentReference w:id="2"/>
      </w:r>
      <w:del w:id="230" w:author="高" w:date="2026-03-18T16:34:38Z">
        <w:r>
          <w:rPr>
            <w:rFonts w:hint="eastAsia" w:ascii="方正仿宋_GB2312" w:hAnsi="方正仿宋_GB2312" w:eastAsia="方正仿宋_GB2312" w:cs="方正仿宋_GB2312"/>
            <w:spacing w:val="0"/>
            <w:kern w:val="0"/>
            <w:sz w:val="32"/>
            <w:szCs w:val="32"/>
            <w:shd w:val="clear" w:color="auto" w:fill="FFFFFF"/>
            <w:lang w:val="en-US" w:eastAsia="zh-CN" w:bidi="ar-SA"/>
          </w:rPr>
          <w:delText>负</w:delText>
        </w:r>
      </w:del>
      <w:del w:id="231" w:author="高" w:date="2026-03-18T16:34:37Z">
        <w:r>
          <w:rPr>
            <w:rFonts w:hint="eastAsia" w:ascii="方正仿宋_GB2312" w:hAnsi="方正仿宋_GB2312" w:eastAsia="方正仿宋_GB2312" w:cs="方正仿宋_GB2312"/>
            <w:spacing w:val="0"/>
            <w:kern w:val="0"/>
            <w:sz w:val="32"/>
            <w:szCs w:val="32"/>
            <w:shd w:val="clear" w:color="auto" w:fill="FFFFFF"/>
            <w:lang w:val="en-US" w:eastAsia="zh-CN" w:bidi="ar-SA"/>
          </w:rPr>
          <w:delText>责解释</w:delText>
        </w:r>
      </w:del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>。如遇国家有关规定调整，本办法规定与国家有关规定不符的，按照国家规定执行。</w:t>
      </w:r>
    </w:p>
    <w:p w14:paraId="13B5BE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>第十二条</w:t>
      </w:r>
      <w:r>
        <w:rPr>
          <w:rFonts w:hint="eastAsia" w:ascii="方正仿宋_GB2312" w:hAnsi="方正仿宋_GB2312" w:eastAsia="方正仿宋_GB2312" w:cs="方正仿宋_GB2312"/>
          <w:spacing w:val="0"/>
          <w:kern w:val="0"/>
          <w:sz w:val="32"/>
          <w:szCs w:val="32"/>
          <w:shd w:val="clear" w:color="auto" w:fill="FFFFFF"/>
          <w:lang w:val="en-US" w:eastAsia="zh-CN" w:bidi="ar-SA"/>
        </w:rPr>
        <w:t xml:space="preserve"> 本办法自发布之日起试行。</w:t>
      </w:r>
    </w:p>
    <w:p w14:paraId="50DC6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84" w:firstLineChars="200"/>
        <w:jc w:val="both"/>
        <w:textAlignment w:val="auto"/>
        <w:rPr>
          <w:rFonts w:hint="eastAsia" w:ascii="仿宋_GB2312" w:hAnsi="Times New Roman" w:eastAsia="仿宋_GB2312" w:cs="Times New Roman"/>
          <w:spacing w:val="-4"/>
          <w:kern w:val="0"/>
          <w:sz w:val="30"/>
          <w:szCs w:val="30"/>
          <w:shd w:val="clear" w:color="auto" w:fill="FFFFFF"/>
          <w:lang w:val="en-US" w:eastAsia="zh-CN"/>
        </w:rPr>
      </w:pPr>
    </w:p>
    <w:p w14:paraId="3D4A4D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86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0"/>
          <w:szCs w:val="30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E7CE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86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0"/>
          <w:szCs w:val="30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0700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86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0"/>
          <w:szCs w:val="30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B7AD4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86" w:firstLineChars="200"/>
        <w:jc w:val="both"/>
        <w:textAlignment w:val="auto"/>
        <w:rPr>
          <w:del w:id="232" w:author="运营中心生态风控" w:date="2026-03-19T14:12:12Z"/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0"/>
          <w:szCs w:val="30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1F511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del w:id="234" w:author="运营中心生态风控" w:date="2026-03-19T14:12:12Z"/>
          <w:rFonts w:hint="default" w:ascii="方正仿宋_GB2312" w:hAnsi="方正仿宋_GB2312" w:eastAsia="方正仿宋_GB2312" w:cs="方正仿宋_GB2312"/>
          <w:b/>
          <w:color w:val="000000" w:themeColor="text1"/>
          <w:spacing w:val="-4"/>
          <w:kern w:val="0"/>
          <w:sz w:val="30"/>
          <w:szCs w:val="30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pPrChange w:id="233" w:author="运营中心生态风控" w:date="2026-03-19T14:12:12Z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60" w:lineRule="exact"/>
            <w:ind w:firstLine="586" w:firstLineChars="200"/>
            <w:jc w:val="both"/>
            <w:textAlignment w:val="auto"/>
          </w:pPr>
        </w:pPrChange>
      </w:pPr>
    </w:p>
    <w:p w14:paraId="4B9698B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left"/>
        <w:textAlignment w:val="baseline"/>
        <w:rPr>
          <w:del w:id="235" w:author="运营中心生态风控" w:date="2026-03-19T14:12:11Z"/>
          <w:rFonts w:hint="default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</w:p>
    <w:p w14:paraId="2B871D0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center"/>
        <w:textAlignment w:val="baseline"/>
        <w:rPr>
          <w:del w:id="236" w:author="运营中心生态风控" w:date="2026-03-19T14:12:11Z"/>
          <w:rFonts w:hint="default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</w:pPr>
      <w:del w:id="237" w:author="运营中心生态风控" w:date="2026-03-19T14:12:11Z">
        <w:r>
          <w:rPr>
            <w:rFonts w:hint="eastAsia" w:ascii="方正仿宋_GB2312" w:hAnsi="方正仿宋_GB2312" w:eastAsia="方正仿宋_GB2312" w:cs="方正仿宋_GB2312"/>
            <w:b/>
            <w:bCs/>
            <w:sz w:val="32"/>
            <w:szCs w:val="32"/>
            <w:lang w:val="en-US" w:eastAsia="zh-CN"/>
          </w:rPr>
          <w:delText>附表一：</w:delText>
        </w:r>
      </w:del>
      <w:del w:id="238" w:author="运营中心生态风控" w:date="2026-03-19T14:12:11Z">
        <w:r>
          <w:rPr>
            <w:rFonts w:hint="eastAsia" w:ascii="方正仿宋_GB2312" w:hAnsi="方正仿宋_GB2312" w:eastAsia="方正仿宋_GB2312" w:cs="方正仿宋_GB2312"/>
            <w:b/>
            <w:bCs/>
            <w:sz w:val="32"/>
            <w:szCs w:val="32"/>
          </w:rPr>
          <w:delText>《</w:delText>
        </w:r>
      </w:del>
      <w:del w:id="239" w:author="运营中心生态风控" w:date="2026-03-19T14:12:11Z">
        <w:r>
          <w:rPr>
            <w:rFonts w:hint="eastAsia" w:ascii="方正仿宋_GB2312" w:hAnsi="方正仿宋_GB2312" w:eastAsia="方正仿宋_GB2312" w:cs="方正仿宋_GB2312"/>
            <w:b/>
            <w:bCs/>
            <w:sz w:val="32"/>
            <w:szCs w:val="32"/>
            <w:lang w:eastAsia="zh-CN"/>
            <w:woUserID w:val="7"/>
          </w:rPr>
          <w:delText>安徽省阳光采购电子商城</w:delText>
        </w:r>
      </w:del>
      <w:del w:id="240" w:author="运营中心生态风控" w:date="2026-03-19T14:12:11Z">
        <w:r>
          <w:rPr>
            <w:rFonts w:hint="eastAsia" w:ascii="方正仿宋_GB2312" w:hAnsi="方正仿宋_GB2312" w:eastAsia="方正仿宋_GB2312" w:cs="方正仿宋_GB2312"/>
            <w:b/>
            <w:bCs/>
            <w:sz w:val="32"/>
            <w:szCs w:val="32"/>
            <w:lang w:eastAsia="zh"/>
            <w:woUserID w:val="7"/>
          </w:rPr>
          <w:delText>商城供应商准入要求细则</w:delText>
        </w:r>
      </w:del>
      <w:del w:id="241" w:author="运营中心生态风控" w:date="2026-03-19T14:12:11Z">
        <w:r>
          <w:rPr>
            <w:rFonts w:hint="eastAsia" w:ascii="方正仿宋_GB2312" w:hAnsi="方正仿宋_GB2312" w:eastAsia="方正仿宋_GB2312" w:cs="方正仿宋_GB2312"/>
            <w:b/>
            <w:bCs/>
            <w:sz w:val="32"/>
            <w:szCs w:val="32"/>
          </w:rPr>
          <w:delText>》</w:delText>
        </w:r>
      </w:del>
    </w:p>
    <w:p w14:paraId="6C41D82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</w:p>
    <w:p w14:paraId="0ABB21C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jc w:val="left"/>
        <w:textAlignment w:val="baseline"/>
        <w:rPr>
          <w:rFonts w:hint="default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高" w:date="2026-03-18T16:25:47Z" w:initials="">
    <w:p w14:paraId="343085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是否所有商品都能做到7天无理由退货，定制商品可能无法退货的情形是否存在</w:t>
      </w:r>
    </w:p>
  </w:comment>
  <w:comment w:id="1" w:author="高" w:date="2026-03-18T16:33:19Z" w:initials="">
    <w:p w14:paraId="38381E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这个“无故”是否为“没有合理理由”的意思。请斟酌。</w:t>
      </w:r>
    </w:p>
  </w:comment>
  <w:comment w:id="2" w:author="高" w:date="2026-03-18T16:34:32Z" w:initials="">
    <w:p w14:paraId="5580D1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建议修改为“建设方和维护方负责解释”</w:t>
      </w:r>
    </w:p>
    <w:p w14:paraId="61F000DA">
      <w:pPr>
        <w:pStyle w:val="2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308569" w15:done="0"/>
  <w15:commentEx w15:paraId="38381E52" w15:done="0"/>
  <w15:commentEx w15:paraId="61F000D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_GBK">
    <w:altName w:val="宋体"/>
    <w:panose1 w:val="02000000000000000000"/>
    <w:charset w:val="86"/>
    <w:family w:val="auto"/>
    <w:pitch w:val="default"/>
    <w:sig w:usb0="00000000" w:usb1="00000000" w:usb2="00000000" w:usb3="00000000" w:csb0="00040001" w:csb1="00000000"/>
    <w:embedRegular r:id="rId1" w:fontKey="{AF355CC2-EC07-4087-AD35-ECE39B6A7B77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86EA64E2-5FAE-4F7C-BCAE-BE6D603B8A47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1A30A67B-EBA6-4399-A409-991FEDA3177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B8125DB6-BD90-43EE-8A48-09BAA0FE7605}"/>
  </w:font>
  <w:font w:name="WPSEMBED3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PSEMBED3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4660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EF407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EF407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3412D"/>
    <w:multiLevelType w:val="singleLevel"/>
    <w:tmpl w:val="9B53412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 w:ascii="方正仿宋_GB2312" w:hAnsi="方正仿宋_GB2312" w:eastAsia="方正仿宋_GB2312" w:cs="方正仿宋_GB2312"/>
      </w:rPr>
    </w:lvl>
  </w:abstractNum>
  <w:abstractNum w:abstractNumId="1">
    <w:nsid w:val="A4A67230"/>
    <w:multiLevelType w:val="singleLevel"/>
    <w:tmpl w:val="A4A6723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 w:ascii="方正仿宋_GB2312" w:hAnsi="方正仿宋_GB2312" w:eastAsia="方正仿宋_GB2312" w:cs="方正仿宋_GB2312"/>
      </w:rPr>
    </w:lvl>
  </w:abstractNum>
  <w:abstractNum w:abstractNumId="2">
    <w:nsid w:val="56E55A86"/>
    <w:multiLevelType w:val="singleLevel"/>
    <w:tmpl w:val="56E55A8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 w:ascii="方正仿宋_GB2312" w:hAnsi="方正仿宋_GB2312" w:eastAsia="方正仿宋_GB2312" w:cs="方正仿宋_GB2312"/>
      </w:rPr>
    </w:lvl>
  </w:abstractNum>
  <w:abstractNum w:abstractNumId="3">
    <w:nsid w:val="6DFF2A43"/>
    <w:multiLevelType w:val="singleLevel"/>
    <w:tmpl w:val="6DFF2A4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高">
    <w15:presenceInfo w15:providerId="None" w15:userId="高"/>
  </w15:person>
  <w15:person w15:author="运营中心生态风控">
    <w15:presenceInfo w15:providerId="WPS Office" w15:userId="475013604"/>
  </w15:person>
  <w15:person w15:author="zhuxi">
    <w15:presenceInfo w15:providerId="None" w15:userId="zhux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E7965"/>
    <w:rsid w:val="00EE0C6F"/>
    <w:rsid w:val="03591474"/>
    <w:rsid w:val="03D8291E"/>
    <w:rsid w:val="047A39D5"/>
    <w:rsid w:val="056E7965"/>
    <w:rsid w:val="057E12A3"/>
    <w:rsid w:val="06C76C7A"/>
    <w:rsid w:val="08DC4C5E"/>
    <w:rsid w:val="09B57DE8"/>
    <w:rsid w:val="0AB20F2D"/>
    <w:rsid w:val="0F242EBB"/>
    <w:rsid w:val="0FC621C4"/>
    <w:rsid w:val="0FD416EE"/>
    <w:rsid w:val="10001268"/>
    <w:rsid w:val="10B653EF"/>
    <w:rsid w:val="130D1EB8"/>
    <w:rsid w:val="14076907"/>
    <w:rsid w:val="146029AF"/>
    <w:rsid w:val="14E42D8D"/>
    <w:rsid w:val="15AC7766"/>
    <w:rsid w:val="15CC177D"/>
    <w:rsid w:val="16573B76"/>
    <w:rsid w:val="165D6CB3"/>
    <w:rsid w:val="18090EA0"/>
    <w:rsid w:val="191A70DD"/>
    <w:rsid w:val="195425EF"/>
    <w:rsid w:val="1AB90010"/>
    <w:rsid w:val="1BEA0FE8"/>
    <w:rsid w:val="1D073A9F"/>
    <w:rsid w:val="1E7B48B0"/>
    <w:rsid w:val="1E8A6AB3"/>
    <w:rsid w:val="1EF331E3"/>
    <w:rsid w:val="1F47EF95"/>
    <w:rsid w:val="2080016D"/>
    <w:rsid w:val="21BE0F4D"/>
    <w:rsid w:val="22252D7A"/>
    <w:rsid w:val="23D51444"/>
    <w:rsid w:val="23D5257E"/>
    <w:rsid w:val="23EF1C03"/>
    <w:rsid w:val="23F23B64"/>
    <w:rsid w:val="24207C9D"/>
    <w:rsid w:val="243A0415"/>
    <w:rsid w:val="25145328"/>
    <w:rsid w:val="26E03714"/>
    <w:rsid w:val="27292864"/>
    <w:rsid w:val="293F2D39"/>
    <w:rsid w:val="2A837D55"/>
    <w:rsid w:val="2E514EF7"/>
    <w:rsid w:val="2F854E58"/>
    <w:rsid w:val="2FFF5DC2"/>
    <w:rsid w:val="30607673"/>
    <w:rsid w:val="310417C9"/>
    <w:rsid w:val="31224929"/>
    <w:rsid w:val="317F3B29"/>
    <w:rsid w:val="32292413"/>
    <w:rsid w:val="36B46364"/>
    <w:rsid w:val="36FD2EC7"/>
    <w:rsid w:val="38635F53"/>
    <w:rsid w:val="38670513"/>
    <w:rsid w:val="3BDD7DCA"/>
    <w:rsid w:val="3CB8516A"/>
    <w:rsid w:val="3EB500FA"/>
    <w:rsid w:val="3F1C0843"/>
    <w:rsid w:val="40034F86"/>
    <w:rsid w:val="420E7E41"/>
    <w:rsid w:val="424357BD"/>
    <w:rsid w:val="42C10446"/>
    <w:rsid w:val="4360379A"/>
    <w:rsid w:val="456E0D3F"/>
    <w:rsid w:val="45D210B7"/>
    <w:rsid w:val="468477C0"/>
    <w:rsid w:val="46AC4F69"/>
    <w:rsid w:val="48221DF4"/>
    <w:rsid w:val="492B6619"/>
    <w:rsid w:val="4A6F69D9"/>
    <w:rsid w:val="4BE37DE1"/>
    <w:rsid w:val="4D707586"/>
    <w:rsid w:val="4E985268"/>
    <w:rsid w:val="4F195165"/>
    <w:rsid w:val="50546455"/>
    <w:rsid w:val="51533A54"/>
    <w:rsid w:val="521039DF"/>
    <w:rsid w:val="521C11F4"/>
    <w:rsid w:val="53FF269F"/>
    <w:rsid w:val="55A210B2"/>
    <w:rsid w:val="56CA251D"/>
    <w:rsid w:val="59027EB3"/>
    <w:rsid w:val="5A117165"/>
    <w:rsid w:val="5A7FF2D9"/>
    <w:rsid w:val="5ABCF1AD"/>
    <w:rsid w:val="5AE93696"/>
    <w:rsid w:val="5B640E52"/>
    <w:rsid w:val="5B7F74F8"/>
    <w:rsid w:val="5CF54B1C"/>
    <w:rsid w:val="5EB84053"/>
    <w:rsid w:val="5FA24202"/>
    <w:rsid w:val="5FAB276B"/>
    <w:rsid w:val="631B72A6"/>
    <w:rsid w:val="63E94CAF"/>
    <w:rsid w:val="65C53F34"/>
    <w:rsid w:val="65EE0CA2"/>
    <w:rsid w:val="66130243"/>
    <w:rsid w:val="67542D87"/>
    <w:rsid w:val="68367D3D"/>
    <w:rsid w:val="68AC53C7"/>
    <w:rsid w:val="6968014E"/>
    <w:rsid w:val="6A0171F6"/>
    <w:rsid w:val="6AA455E3"/>
    <w:rsid w:val="6AD541DF"/>
    <w:rsid w:val="6C434ECF"/>
    <w:rsid w:val="6D21370B"/>
    <w:rsid w:val="6E6C6CC0"/>
    <w:rsid w:val="6EA50BAF"/>
    <w:rsid w:val="6ED44ED9"/>
    <w:rsid w:val="6FBD576D"/>
    <w:rsid w:val="6FC9085A"/>
    <w:rsid w:val="6FFBA13C"/>
    <w:rsid w:val="70B77FD0"/>
    <w:rsid w:val="71583E4B"/>
    <w:rsid w:val="71CF3736"/>
    <w:rsid w:val="725C373A"/>
    <w:rsid w:val="744039AB"/>
    <w:rsid w:val="744D780D"/>
    <w:rsid w:val="777759E4"/>
    <w:rsid w:val="77976AA4"/>
    <w:rsid w:val="78874D6A"/>
    <w:rsid w:val="79DC2E94"/>
    <w:rsid w:val="7A1B1C27"/>
    <w:rsid w:val="7C3C2310"/>
    <w:rsid w:val="7D7E706F"/>
    <w:rsid w:val="7E850D77"/>
    <w:rsid w:val="7EF5A938"/>
    <w:rsid w:val="7F2F54AE"/>
    <w:rsid w:val="A1DF798B"/>
    <w:rsid w:val="CEDF2AC6"/>
    <w:rsid w:val="CFDABBA6"/>
    <w:rsid w:val="DE4ACD44"/>
    <w:rsid w:val="DEB7593E"/>
    <w:rsid w:val="DFDF17BA"/>
    <w:rsid w:val="E1FBC359"/>
    <w:rsid w:val="E6EEACD9"/>
    <w:rsid w:val="EF9B2CB4"/>
    <w:rsid w:val="F6FFBFCA"/>
    <w:rsid w:val="FD7BCF78"/>
    <w:rsid w:val="FE7BEFDA"/>
    <w:rsid w:val="FFBF4A72"/>
    <w:rsid w:val="FFCFF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List Paragraph1"/>
    <w:qFormat/>
    <w:uiPriority w:val="99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spacing w:val="0"/>
      <w:kern w:val="2"/>
      <w:sz w:val="21"/>
      <w:szCs w:val="24"/>
      <w:lang w:val="en-US" w:eastAsia="zh-CN" w:bidi="ar-SA"/>
    </w:rPr>
  </w:style>
  <w:style w:type="character" w:customStyle="1" w:styleId="11">
    <w:name w:val="font2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2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3">
    <w:name w:val="font31"/>
    <w:basedOn w:val="8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37514b24-fc9f-4958-b569-d4dfd4766349</errorID>
      <errorWord>规则</errorWord>
      <group>L1_Grammar</group>
      <groupName>语法问题</groupName>
      <ability>L2_Grammar</ability>
      <abilityName>语法错误</abilityName>
      <candidateList>
        <item>规定</item>
      </candidateList>
      <explain>“执行～规则”搭配不当，建议修改为“执行～规定”。</explain>
      <paraID>642C2E41</paraID>
      <start>18</start>
      <end>22</end>
      <status>modified</status>
      <modifiedWord>规定</modifiedWord>
      <trackRevisions>true</trackRevisions>
    </reviewItem>
    <reviewItem>
      <errorID>d1097195-53d3-4d0e-9d3d-bdddb511a470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ACE3D1D</paraID>
      <start>39</start>
      <end>40</end>
      <status>ignored</status>
      <modifiedWord/>
      <trackRevisions>false</trackRevisions>
    </reviewItem>
    <reviewItem>
      <errorID>a989ad49-dde7-49a3-9ac5-65b4b028e943</errorID>
      <errorWord>需</errorWord>
      <group>L1_Word</group>
      <groupName>字词问题</groupName>
      <ability>L2_Typo</ability>
      <abilityName>字词错误</abilityName>
      <candidateList>
        <item>须</item>
      </candidateList>
      <explain>存在发音相同字词的误用。</explain>
      <paraID>7A14D8D7</paraID>
      <start>36</start>
      <end>38</end>
      <status>modified</status>
      <modifiedWord>须</modifiedWord>
      <trackRevisions>true</trackRevisions>
    </reviewItem>
    <reviewItem>
      <errorID>497c57d4-4a5e-4bde-bd15-ca59cab8aa7c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76589F26</paraID>
      <start>0</start>
      <end>2</end>
      <status>ignored</status>
      <modifiedWord/>
      <trackRevisions>false</trackRevisions>
    </reviewItem>
    <reviewItem>
      <errorID>04ec791b-a6ad-41e2-92ae-98e3f406b387</errorID>
      <errorWord>晰</errorWord>
      <group>L1_Word</group>
      <groupName>字词问题</groupName>
      <ability>L2_Typo</ability>
      <abilityName>字词错误</abilityName>
      <candidateList>
        <item>晰地</item>
      </candidateList>
      <explain/>
      <paraID>49B35DCF</paraID>
      <start>64</start>
      <end>65</end>
      <status>ignored</status>
      <modifiedWord/>
      <trackRevisions>false</trackRevisions>
    </reviewItem>
    <reviewItem>
      <errorID>58d42a1a-4e43-4ab8-a802-bb0f0661c446</errorID>
      <errorWord>至少还有6个月以上</errorWord>
      <group>L1_Grammar</group>
      <groupName>语法问题</groupName>
      <ability>L2_Grammar</ability>
      <abilityName>语法错误</abilityName>
      <candidateList>
        <item>至少还有6个月</item>
      </candidateList>
      <explain/>
      <paraID>49B35DCF</paraID>
      <start>109</start>
      <end>118</end>
      <status>ignored</status>
      <modifiedWord/>
      <trackRevisions>false</trackRevisions>
    </reviewItem>
    <reviewItem>
      <errorID>cbaf0fc5-eaaa-4f75-8109-0371dc3ea617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52D0724A</paraID>
      <start>0</start>
      <end>2</end>
      <status>ignored</status>
      <modifiedWord/>
      <trackRevisions>false</trackRevisions>
    </reviewItem>
    <reviewItem>
      <errorID>49551674-ea89-41e7-8eb5-c3b28fb95876</errorID>
      <errorWord>需</errorWord>
      <group>L1_Word</group>
      <groupName>字词问题</groupName>
      <ability>L2_Typo</ability>
      <abilityName>字词错误</abilityName>
      <candidateList>
        <item>须</item>
      </candidateList>
      <explain>存在发音相同字词的误用。</explain>
      <paraID>52D0724A</paraID>
      <start>5</start>
      <end>7</end>
      <status>modified</status>
      <modifiedWord>须</modifiedWord>
      <trackRevisions>true</trackRevisions>
    </reviewItem>
    <reviewItem>
      <errorID>c033afaf-a268-43fd-a826-b64d4c6cea02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7627B820</paraID>
      <start>0</start>
      <end>2</end>
      <status>ignored</status>
      <modifiedWord/>
      <trackRevisions>false</trackRevisions>
    </reviewItem>
    <reviewItem>
      <errorID>cf4c970b-e7a3-41d4-8556-bfb543a54580</errorID>
      <errorWord>”、“</errorWord>
      <group>L1_Punc</group>
      <groupName>标点问题</groupName>
      <ability>L2_Punc</ability>
      <abilityName>标点符号检查</abilityName>
      <candidateList>
        <item>”“</item>
      </candidateList>
      <explain>根据国标GB/T 15834-2011《标点符号用法》中的4.5.3.5节，标有引号的并列成分之间、标有书名号的并列成分之间通常不用顿号。如“《红楼梦》《三国演义》《西游记》《水浒传》，是我国长篇小说的四大名著”。</explain>
      <paraID>73345AAF</paraID>
      <start>41</start>
      <end>44</end>
      <status>ignored</status>
      <modifiedWord/>
      <trackRevisions>false</trackRevisions>
    </reviewItem>
    <reviewItem>
      <errorID>a5d37bde-ac24-477d-8a34-b2a19212a9c2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2EE2388F</paraID>
      <start>0</start>
      <end>2</end>
      <status>ignored</status>
      <modifiedWord/>
      <trackRevisions>false</trackRevisions>
    </reviewItem>
    <reviewItem>
      <errorID>3d64fc68-4e02-49c2-9d93-1a2b521adb88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663AB2B9</paraID>
      <start>0</start>
      <end>2</end>
      <status>ignored</status>
      <modifiedWord/>
      <trackRevisions>false</trackRevisions>
    </reviewItem>
    <reviewItem>
      <errorID>148ba4e2-70d0-4159-8396-234157965614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DF9EDE1</paraID>
      <start>0</start>
      <end>2</end>
      <status>ignored</status>
      <modifiedWord/>
      <trackRevisions>false</trackRevisions>
    </reviewItem>
    <reviewItem>
      <errorID>459a5e9e-3b67-46cf-8f46-f6fc89fb6735</errorID>
      <errorWord>发送</errorWord>
      <group>L1_Word</group>
      <groupName>字词问题</groupName>
      <ability>L2_Typo</ability>
      <abilityName>字词错误</abilityName>
      <candidateList>
        <item>发生</item>
      </candidateList>
      <explain>〈动〉❶原来没有的事出现了；产生：～变化｜～事故｜～关系。❷卵子受精后逐渐生长。</explain>
      <paraID> DF9EDE1</paraID>
      <start>125</start>
      <end>129</end>
      <status>modified</status>
      <modifiedWord>发生</modifiedWord>
      <trackRevisions>true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15582b-a98d-4add-8e46-f17fe1a807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1866</Words>
  <Characters>1888</Characters>
  <Lines>0</Lines>
  <Paragraphs>0</Paragraphs>
  <TotalTime>13</TotalTime>
  <ScaleCrop>false</ScaleCrop>
  <LinksUpToDate>false</LinksUpToDate>
  <CharactersWithSpaces>1909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2025-08-25T00:52:00Z</dcterms:created>
  <dc:creator>1</dc:creator>
  <cp:lastModifiedBy>运营中心生态风控</cp:lastModifiedBy>
  <dcterms:modified xsi:type="dcterms:W3CDTF">2026-03-23T09:10:15Z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D339D6CFBF5B45F191E5BBE5444F051D_13</vt:lpwstr>
  </property>
  <property fmtid="{D5CDD505-2E9C-101B-9397-08002B2CF9AE}" pid="4" name="KSOTemplateDocerSaveRecord">
    <vt:lpwstr>eyJoZGlkIjoiMmEzNjdmNmVkMDJkNzk3NDZiNTUzZWI5OTE4NTMxMTYiLCJ1c2VySWQiOiI1MzYzNzI2MzMifQ==</vt:lpwstr>
  </property>
</Properties>
</file>